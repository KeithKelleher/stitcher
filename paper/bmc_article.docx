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00DD8" w14:textId="77777777" w:rsidR="00084922" w:rsidRDefault="00AB642C">
      <w:pPr>
        <w:pStyle w:val="Title"/>
      </w:pPr>
      <w:r>
        <w:t>Stitcher: An entity resolution framework for comprehensive data integration of approved drugs</w:t>
      </w:r>
    </w:p>
    <w:p w14:paraId="26DFC9AC" w14:textId="44C8F832" w:rsidR="00084922" w:rsidRDefault="00AB642C">
      <w:pPr>
        <w:pStyle w:val="Abstract"/>
      </w:pPr>
      <w:r>
        <w:t xml:space="preserve">As biomedical data continues to grow at an unprecedented rate, the need to provide an integrated biomedical knowledgebase for drug discovery remains a major challenge. One of the limiting factors in any data integration effort is </w:t>
      </w:r>
      <w:r>
        <w:rPr>
          <w:i/>
        </w:rPr>
        <w:t>entity resolution</w:t>
      </w:r>
      <w:r>
        <w:t xml:space="preserve"> (ER), the ability to determine </w:t>
      </w:r>
      <w:ins w:id="0" w:author="Ivan Grishagin" w:date="2020-07-15T00:46:00Z">
        <w:r w:rsidR="00300331">
          <w:t xml:space="preserve">if </w:t>
        </w:r>
      </w:ins>
      <w:r>
        <w:t xml:space="preserve">entities from different data sources with shared partial (and perhaps even inconsistent) identities are equivalent. For many entity types with well-defined nomenclature (e.g., gene, protein, cell line, etc.), ER amounts to a simple lookup of identifiers. For drug entity type, however, ER is rather challenging due to ambiguities in how it is defined and represented. Herein we report on our recent effort to develop an ER framework, </w:t>
      </w:r>
      <w:r>
        <w:rPr>
          <w:smallCaps/>
        </w:rPr>
        <w:t>Stitcher</w:t>
      </w:r>
      <w:r>
        <w:t xml:space="preserve">, for drug data integration. Using </w:t>
      </w:r>
      <w:r>
        <w:rPr>
          <w:i/>
        </w:rPr>
        <w:t>active moiety</w:t>
      </w:r>
      <w:r>
        <w:t xml:space="preserve"> as the defining concept for drug entity, we develop</w:t>
      </w:r>
      <w:ins w:id="1" w:author="Ivan Grishagin" w:date="2020-07-15T00:49:00Z">
        <w:r w:rsidR="00300331">
          <w:t xml:space="preserve"> in </w:t>
        </w:r>
        <w:r w:rsidR="00300331">
          <w:rPr>
            <w:smallCaps/>
          </w:rPr>
          <w:t>Stitcher</w:t>
        </w:r>
      </w:ins>
      <w:r>
        <w:t xml:space="preserve"> a set of equivalence relations </w:t>
      </w:r>
      <w:ins w:id="2" w:author="Ivan Grishagin" w:date="2020-07-15T00:48:00Z">
        <w:r w:rsidR="00300331">
          <w:t xml:space="preserve">we call </w:t>
        </w:r>
      </w:ins>
      <w:del w:id="3" w:author="Ivan Grishagin" w:date="2020-07-15T00:48:00Z">
        <w:r w:rsidDel="00300331">
          <w:delText xml:space="preserve">(i.e., </w:delText>
        </w:r>
      </w:del>
      <w:r>
        <w:rPr>
          <w:i/>
        </w:rPr>
        <w:t>stitch keys</w:t>
      </w:r>
      <w:del w:id="4" w:author="Ivan Grishagin" w:date="2020-07-15T00:48:00Z">
        <w:r w:rsidDel="00300331">
          <w:delText>)</w:delText>
        </w:r>
      </w:del>
      <w:del w:id="5" w:author="Ivan Grishagin" w:date="2020-07-15T00:49:00Z">
        <w:r w:rsidDel="00300331">
          <w:delText xml:space="preserve"> in </w:delText>
        </w:r>
        <w:r w:rsidDel="00300331">
          <w:rPr>
            <w:smallCaps/>
          </w:rPr>
          <w:delText>Stitcher</w:delText>
        </w:r>
      </w:del>
      <w:r>
        <w:t xml:space="preserve"> specifically for </w:t>
      </w:r>
      <w:ins w:id="6" w:author="Ivan Grishagin" w:date="2020-07-15T00:48:00Z">
        <w:r w:rsidR="00300331">
          <w:t xml:space="preserve">the </w:t>
        </w:r>
      </w:ins>
      <w:r>
        <w:t>ER of drug entities. We demonstrate the utility of our approach through the development of a comprehensive resource of drugs that have either been marketed or approved in the United States for human use.</w:t>
      </w:r>
    </w:p>
    <w:p w14:paraId="724899C8" w14:textId="77777777" w:rsidR="00084922" w:rsidRDefault="00AB642C">
      <w:pPr>
        <w:pStyle w:val="Heading1"/>
      </w:pPr>
      <w:bookmarkStart w:id="7" w:name="introduction"/>
      <w:bookmarkEnd w:id="7"/>
      <w:r>
        <w:t>Introduction</w:t>
      </w:r>
    </w:p>
    <w:p w14:paraId="664086BD" w14:textId="0F5074D4" w:rsidR="00084922" w:rsidRDefault="00AB642C">
      <w:pPr>
        <w:pStyle w:val="FirstParagraph"/>
      </w:pPr>
      <w:r>
        <w:t xml:space="preserve">As the volume of biological data continues to grow at an unprecedented rate, data de-duplication—also commonly known as record linkage or </w:t>
      </w:r>
      <w:r>
        <w:rPr>
          <w:i/>
        </w:rPr>
        <w:t>entity resolution</w:t>
      </w:r>
      <w:ins w:id="8" w:author="Ivan Grishagin" w:date="2020-07-15T00:57:00Z">
        <w:r w:rsidR="00C6678C">
          <w:rPr>
            <w:i/>
          </w:rPr>
          <w:t xml:space="preserve"> </w:t>
        </w:r>
        <w:r w:rsidR="00C6678C">
          <w:t>(ER)</w:t>
        </w:r>
      </w:ins>
      <w:r>
        <w:t xml:space="preserve">—is proportionally playing a prominent role in data integration. From the construction of training data for machine learning to building knowledge graphs as epistemological frameworks for artificial intelligence, proper </w:t>
      </w:r>
      <w:del w:id="9" w:author="Ivan Grishagin" w:date="2020-07-15T00:57:00Z">
        <w:r w:rsidDel="00C6678C">
          <w:delText>entity resolution</w:delText>
        </w:r>
      </w:del>
      <w:ins w:id="10" w:author="Ivan Grishagin" w:date="2020-07-15T00:57:00Z">
        <w:r w:rsidR="00C6678C">
          <w:t>ER</w:t>
        </w:r>
      </w:ins>
      <w:r>
        <w:t xml:space="preserve"> </w:t>
      </w:r>
      <w:del w:id="11" w:author="Ivan Grishagin" w:date="2020-07-15T00:57:00Z">
        <w:r w:rsidDel="00C6678C">
          <w:delText xml:space="preserve">(ER) </w:delText>
        </w:r>
      </w:del>
      <w:r>
        <w:t xml:space="preserve">is essential in creating ground-truth data and turning data into knowledge. The core challenge of ER is in establishing </w:t>
      </w:r>
      <w:r>
        <w:rPr>
          <w:i/>
        </w:rPr>
        <w:t>equivalence</w:t>
      </w:r>
      <w:r>
        <w:t xml:space="preserve"> between entities. For well-defined entity types (e.g., gene, tissue, cell line), this is often determined solely based on established identifiers and nomenclature; for other entity types (e.g., drug, disease, phenotype), however, equivalence is not as well-established due to conceptual ambiguities in how entities are defined and represented. Take </w:t>
      </w:r>
      <w:ins w:id="12" w:author="Ivan Grishagin" w:date="2020-07-15T00:59:00Z">
        <w:r w:rsidR="00C6678C">
          <w:t>“</w:t>
        </w:r>
      </w:ins>
      <w:r>
        <w:t>disease</w:t>
      </w:r>
      <w:ins w:id="13" w:author="Ivan Grishagin" w:date="2020-07-15T00:59:00Z">
        <w:r w:rsidR="00C6678C">
          <w:t>”</w:t>
        </w:r>
      </w:ins>
      <w:r>
        <w:t xml:space="preserve"> as an example</w:t>
      </w:r>
      <w:ins w:id="14" w:author="Ivan Grishagin" w:date="2020-07-15T00:58:00Z">
        <w:r w:rsidR="00C6678C">
          <w:t>:</w:t>
        </w:r>
      </w:ins>
      <w:del w:id="15" w:author="Ivan Grishagin" w:date="2020-07-15T00:58:00Z">
        <w:r w:rsidDel="00C6678C">
          <w:delText>;</w:delText>
        </w:r>
      </w:del>
      <w:r>
        <w:t xml:space="preserve"> the discrepancy between the theoretical concept of </w:t>
      </w:r>
      <w:ins w:id="16" w:author="Ivan Grishagin" w:date="2020-07-15T01:04:00Z">
        <w:r w:rsidR="00C6678C">
          <w:t xml:space="preserve">a </w:t>
        </w:r>
      </w:ins>
      <w:r>
        <w:t xml:space="preserve">“disease entity” </w:t>
      </w:r>
      <w:del w:id="17" w:author="Ivan Grishagin" w:date="2020-07-15T00:59:00Z">
        <w:r w:rsidDel="00C6678C">
          <w:delText xml:space="preserve">from </w:delText>
        </w:r>
      </w:del>
      <w:ins w:id="18" w:author="Ivan Grishagin" w:date="2020-07-15T00:59:00Z">
        <w:r w:rsidR="00C6678C">
          <w:t xml:space="preserve">and </w:t>
        </w:r>
      </w:ins>
      <w:del w:id="19" w:author="Ivan Grishagin" w:date="2020-07-15T01:03:00Z">
        <w:r w:rsidDel="00C6678C">
          <w:delText xml:space="preserve">its </w:delText>
        </w:r>
      </w:del>
      <w:ins w:id="20" w:author="Ivan Grishagin" w:date="2020-07-15T01:04:00Z">
        <w:r w:rsidR="00C6678C">
          <w:t xml:space="preserve">its nosological classification </w:t>
        </w:r>
      </w:ins>
      <w:del w:id="21" w:author="Ivan Grishagin" w:date="2020-07-15T01:04:00Z">
        <w:r w:rsidDel="00C6678C">
          <w:delText xml:space="preserve">clinical nosology  </w:delText>
        </w:r>
      </w:del>
      <w:r>
        <w:t>is what makes disease ER extremely challenging.</w:t>
      </w:r>
    </w:p>
    <w:p w14:paraId="547DEEE1" w14:textId="6B1C18B2" w:rsidR="00084922" w:rsidRDefault="00AB642C">
      <w:pPr>
        <w:pStyle w:val="BodyText"/>
      </w:pPr>
      <w:r>
        <w:t xml:space="preserve">Drug is another entity type that is also challenging for ER due to </w:t>
      </w:r>
      <w:ins w:id="22" w:author="Ivan Grishagin" w:date="2020-07-15T01:09:00Z">
        <w:r w:rsidR="00865A74">
          <w:t xml:space="preserve">the </w:t>
        </w:r>
      </w:ins>
      <w:r>
        <w:t xml:space="preserve">ambiguities in its definitions and representations. </w:t>
      </w:r>
      <w:ins w:id="23" w:author="Ivan Grishagin" w:date="2020-07-15T01:12:00Z">
        <w:r w:rsidR="00865A74">
          <w:t xml:space="preserve">Ironically, </w:t>
        </w:r>
      </w:ins>
      <w:ins w:id="24" w:author="Ivan Grishagin" w:date="2020-07-15T01:19:00Z">
        <w:r w:rsidR="00384202">
          <w:t xml:space="preserve">even </w:t>
        </w:r>
      </w:ins>
      <w:del w:id="25" w:author="Ivan Grishagin" w:date="2020-07-15T01:12:00Z">
        <w:r w:rsidDel="00865A74">
          <w:delText xml:space="preserve">While </w:delText>
        </w:r>
      </w:del>
      <w:del w:id="26" w:author="Ivan Grishagin" w:date="2020-07-15T01:16:00Z">
        <w:r w:rsidDel="00865A74">
          <w:delText xml:space="preserve">the word is </w:delText>
        </w:r>
      </w:del>
      <w:del w:id="27" w:author="Ivan Grishagin" w:date="2020-07-15T01:10:00Z">
        <w:r w:rsidDel="00865A74">
          <w:delText>included within the name of the organization</w:delText>
        </w:r>
      </w:del>
      <w:del w:id="28" w:author="Ivan Grishagin" w:date="2020-07-15T01:16:00Z">
        <w:r w:rsidDel="00865A74">
          <w:delText xml:space="preserve">, the </w:delText>
        </w:r>
      </w:del>
      <w:ins w:id="29" w:author="Ivan Grishagin" w:date="2020-07-15T01:16:00Z">
        <w:r w:rsidR="00865A74">
          <w:t xml:space="preserve">the </w:t>
        </w:r>
      </w:ins>
      <w:r>
        <w:t xml:space="preserve">U.S. Food and Drug Administration (FDA) does not have a straightforward definition of </w:t>
      </w:r>
      <w:del w:id="30" w:author="Ivan Grishagin" w:date="2020-07-15T01:12:00Z">
        <w:r w:rsidDel="00865A74">
          <w:delText xml:space="preserve">the word “drug.” </w:delText>
        </w:r>
      </w:del>
      <w:ins w:id="31" w:author="Ivan Grishagin" w:date="2020-07-15T01:16:00Z">
        <w:r w:rsidR="00865A74">
          <w:t xml:space="preserve">the </w:t>
        </w:r>
      </w:ins>
      <w:ins w:id="32" w:author="Ivan Grishagin" w:date="2020-07-15T01:12:00Z">
        <w:r w:rsidR="00865A74">
          <w:t>term</w:t>
        </w:r>
      </w:ins>
      <w:ins w:id="33" w:author="Ivan Grishagin" w:date="2020-07-15T01:16:00Z">
        <w:r w:rsidR="00865A74">
          <w:t xml:space="preserve"> “drug”</w:t>
        </w:r>
      </w:ins>
      <w:ins w:id="34" w:author="Ivan Grishagin" w:date="2020-07-15T01:12:00Z">
        <w:r w:rsidR="00865A74">
          <w:t xml:space="preserve">. </w:t>
        </w:r>
      </w:ins>
      <w:r>
        <w:t xml:space="preserve">The Federal Food Drug and Cosmetic Act (FD&amp;C Act) and </w:t>
      </w:r>
      <w:ins w:id="35" w:author="Ivan Grishagin" w:date="2020-07-15T01:13:00Z">
        <w:r w:rsidR="00865A74">
          <w:t xml:space="preserve">the </w:t>
        </w:r>
      </w:ins>
      <w:r>
        <w:t xml:space="preserve">FDA regulations define </w:t>
      </w:r>
      <w:del w:id="36" w:author="Ivan Grishagin" w:date="2020-07-15T01:14:00Z">
        <w:r w:rsidDel="00865A74">
          <w:delText>the term drug</w:delText>
        </w:r>
      </w:del>
      <w:ins w:id="37" w:author="Ivan Grishagin" w:date="2020-07-15T01:22:00Z">
        <w:r w:rsidR="00384202">
          <w:t>“drugs”</w:t>
        </w:r>
      </w:ins>
      <w:r>
        <w:t xml:space="preserve">, in part, by reference to </w:t>
      </w:r>
      <w:del w:id="38" w:author="Ivan Grishagin" w:date="2020-07-15T01:22:00Z">
        <w:r w:rsidDel="00384202">
          <w:delText xml:space="preserve">its </w:delText>
        </w:r>
      </w:del>
      <w:ins w:id="39" w:author="Ivan Grishagin" w:date="2020-07-15T01:22:00Z">
        <w:r w:rsidR="00384202">
          <w:t xml:space="preserve">the </w:t>
        </w:r>
      </w:ins>
      <w:r>
        <w:t>intended use, as “articles intended for use in the diagnosis, cure, mitigation, treatment, or prevention of disease” and “articles (other than food) intended to affect the structure or any function of the body of man or other animals</w:t>
      </w:r>
      <w:ins w:id="40" w:author="Ivan Grishagin" w:date="2020-07-15T01:22:00Z">
        <w:r w:rsidR="00384202">
          <w:t>.</w:t>
        </w:r>
      </w:ins>
      <w:r>
        <w:t>”</w:t>
      </w:r>
      <w:del w:id="41" w:author="Ivan Grishagin" w:date="2020-07-15T01:22:00Z">
        <w:r w:rsidDel="00384202">
          <w:delText xml:space="preserve"> .</w:delText>
        </w:r>
      </w:del>
      <w:r>
        <w:t xml:space="preserve"> More practically, the agency defines “drug substance” and “drug product,” respectively, as </w:t>
      </w:r>
      <w:del w:id="42" w:author="Ivan Grishagin" w:date="2020-07-15T01:25:00Z">
        <w:r w:rsidDel="00384202">
          <w:delText xml:space="preserve">the </w:delText>
        </w:r>
      </w:del>
      <w:ins w:id="43" w:author="Ivan Grishagin" w:date="2020-07-15T01:25:00Z">
        <w:r w:rsidR="00384202">
          <w:t xml:space="preserve">a </w:t>
        </w:r>
      </w:ins>
      <w:r>
        <w:t>physical ingredient</w:t>
      </w:r>
      <w:del w:id="44" w:author="Ivan Grishagin" w:date="2020-07-15T01:25:00Z">
        <w:r w:rsidDel="00384202">
          <w:delText>s</w:delText>
        </w:r>
      </w:del>
      <w:r>
        <w:t xml:space="preserve"> found in </w:t>
      </w:r>
      <w:ins w:id="45" w:author="Ivan Grishagin" w:date="2020-07-15T01:25:00Z">
        <w:r w:rsidR="00384202">
          <w:t xml:space="preserve">a </w:t>
        </w:r>
      </w:ins>
      <w:r>
        <w:t>marketed product</w:t>
      </w:r>
      <w:del w:id="46" w:author="Ivan Grishagin" w:date="2020-07-15T01:25:00Z">
        <w:r w:rsidDel="00384202">
          <w:delText>s</w:delText>
        </w:r>
      </w:del>
      <w:r>
        <w:t xml:space="preserve">. Others use the word “drug” </w:t>
      </w:r>
      <w:ins w:id="47" w:author="Ivan Grishagin" w:date="2020-07-15T01:27:00Z">
        <w:r w:rsidR="0084240C">
          <w:t xml:space="preserve">as convenient shorthand </w:t>
        </w:r>
      </w:ins>
      <w:r>
        <w:t xml:space="preserve">to </w:t>
      </w:r>
      <w:del w:id="48" w:author="Ivan Grishagin" w:date="2020-07-15T01:26:00Z">
        <w:r w:rsidDel="00384202">
          <w:delText xml:space="preserve">sometimes </w:delText>
        </w:r>
      </w:del>
      <w:r>
        <w:t xml:space="preserve">refer to </w:t>
      </w:r>
      <w:ins w:id="49" w:author="Ivan Grishagin" w:date="2020-07-15T01:27:00Z">
        <w:r w:rsidR="0084240C">
          <w:t>both</w:t>
        </w:r>
      </w:ins>
      <w:ins w:id="50" w:author="Ivan Grishagin" w:date="2020-07-15T01:26:00Z">
        <w:r w:rsidR="00384202">
          <w:t xml:space="preserve"> a </w:t>
        </w:r>
      </w:ins>
      <w:r>
        <w:t>“drug substance</w:t>
      </w:r>
      <w:del w:id="51" w:author="Ivan Grishagin" w:date="2020-07-15T01:26:00Z">
        <w:r w:rsidDel="00384202">
          <w:delText>s</w:delText>
        </w:r>
      </w:del>
      <w:r>
        <w:t xml:space="preserve">” </w:t>
      </w:r>
      <w:del w:id="52" w:author="Ivan Grishagin" w:date="2020-07-15T01:26:00Z">
        <w:r w:rsidDel="00384202">
          <w:delText xml:space="preserve">and sometimes to </w:delText>
        </w:r>
      </w:del>
      <w:ins w:id="53" w:author="Ivan Grishagin" w:date="2020-07-15T01:28:00Z">
        <w:r w:rsidR="0084240C">
          <w:t xml:space="preserve">and </w:t>
        </w:r>
      </w:ins>
      <w:ins w:id="54" w:author="Ivan Grishagin" w:date="2020-07-15T01:26:00Z">
        <w:r w:rsidR="00384202">
          <w:t xml:space="preserve">a </w:t>
        </w:r>
      </w:ins>
      <w:r>
        <w:t>“drug product</w:t>
      </w:r>
      <w:ins w:id="55" w:author="Ivan Grishagin" w:date="2020-07-15T01:28:00Z">
        <w:r w:rsidR="0084240C">
          <w:t>,</w:t>
        </w:r>
      </w:ins>
      <w:del w:id="56" w:author="Ivan Grishagin" w:date="2020-07-15T01:26:00Z">
        <w:r w:rsidDel="00384202">
          <w:delText>s</w:delText>
        </w:r>
      </w:del>
      <w:r>
        <w:t>”</w:t>
      </w:r>
      <w:del w:id="57" w:author="Ivan Grishagin" w:date="2020-07-15T01:28:00Z">
        <w:r w:rsidDel="0084240C">
          <w:delText xml:space="preserve"> </w:delText>
        </w:r>
      </w:del>
      <w:del w:id="58" w:author="Ivan Grishagin" w:date="2020-07-15T01:27:00Z">
        <w:r w:rsidDel="0084240C">
          <w:delText>as convenient</w:delText>
        </w:r>
      </w:del>
      <w:del w:id="59" w:author="Ivan Grishagin" w:date="2020-07-15T01:28:00Z">
        <w:r w:rsidDel="0084240C">
          <w:delText>,</w:delText>
        </w:r>
      </w:del>
      <w:r>
        <w:t xml:space="preserve"> and this causes a great deal of semantic confusion within drug data found on the internet. The National Library of Medicine produces a semantic product, </w:t>
      </w:r>
      <w:proofErr w:type="spellStart"/>
      <w:r>
        <w:t>RxNorm</w:t>
      </w:r>
      <w:proofErr w:type="spellEnd"/>
      <w:r>
        <w:t>, that provides a variety of precise semantic types for ingredients, tradenames, dose forms, semantic clinical drug components, semantic clinical drug forms, and semantic clinical drugs</w:t>
      </w:r>
      <w:ins w:id="60" w:author="Ivan Grishagin" w:date="2020-07-15T01:28:00Z">
        <w:r w:rsidR="0084240C">
          <w:t>,</w:t>
        </w:r>
      </w:ins>
      <w:r>
        <w:t xml:space="preserve"> which facilitate working with drug data, but its </w:t>
      </w:r>
      <w:r>
        <w:lastRenderedPageBreak/>
        <w:t>terminology is unfortunately limited to commonly used prescription drugs, “clinically significant ingredients,” and adoption of this complex semantic scheme is limited .</w:t>
      </w:r>
    </w:p>
    <w:p w14:paraId="7E420EFE" w14:textId="29560F04" w:rsidR="00084922" w:rsidRDefault="00AB642C">
      <w:pPr>
        <w:pStyle w:val="BodyText"/>
      </w:pPr>
      <w:del w:id="61" w:author="Ivan Grishagin" w:date="2020-07-15T01:29:00Z">
        <w:r w:rsidDel="0084240C">
          <w:delText>There is a</w:delText>
        </w:r>
      </w:del>
      <w:ins w:id="62" w:author="Ivan Grishagin" w:date="2020-07-15T01:29:00Z">
        <w:r w:rsidR="0084240C">
          <w:t>The</w:t>
        </w:r>
      </w:ins>
      <w:r>
        <w:t xml:space="preserve"> third definition of the word “drug” </w:t>
      </w:r>
      <w:del w:id="63" w:author="Ivan Grishagin" w:date="2020-07-15T01:29:00Z">
        <w:r w:rsidDel="0084240C">
          <w:delText xml:space="preserve">that </w:delText>
        </w:r>
      </w:del>
      <w:r>
        <w:t xml:space="preserve">is commonly used in the literature </w:t>
      </w:r>
      <w:ins w:id="64" w:author="Ivan Grishagin" w:date="2020-07-15T01:29:00Z">
        <w:r w:rsidR="0084240C">
          <w:t xml:space="preserve">and </w:t>
        </w:r>
      </w:ins>
      <w:del w:id="65" w:author="Ivan Grishagin" w:date="2020-07-15T01:29:00Z">
        <w:r w:rsidDel="0084240C">
          <w:delText xml:space="preserve">and used </w:delText>
        </w:r>
      </w:del>
      <w:r>
        <w:t>by the FDA when it refers to an active moiety and a new molecular entity. In this case, ingredients whose pharmacological effect occurs through the same molecular entity are considered the same drug</w:t>
      </w:r>
      <w:ins w:id="66" w:author="Ivan Grishagin" w:date="2020-07-15T01:31:00Z">
        <w:r w:rsidR="0084240C">
          <w:t xml:space="preserve">: </w:t>
        </w:r>
      </w:ins>
      <w:del w:id="67" w:author="Ivan Grishagin" w:date="2020-07-15T01:30:00Z">
        <w:r w:rsidDel="0084240C">
          <w:delText xml:space="preserve">. This holds for </w:delText>
        </w:r>
      </w:del>
      <w:r>
        <w:t xml:space="preserve">different salt forms </w:t>
      </w:r>
      <w:del w:id="68" w:author="Ivan Grishagin" w:date="2020-07-15T01:31:00Z">
        <w:r w:rsidDel="0084240C">
          <w:delText xml:space="preserve">such as </w:delText>
        </w:r>
      </w:del>
      <w:ins w:id="69" w:author="Ivan Grishagin" w:date="2020-07-15T01:31:00Z">
        <w:r w:rsidR="0084240C">
          <w:t xml:space="preserve">(e.g., </w:t>
        </w:r>
      </w:ins>
      <w:r>
        <w:rPr>
          <w:smallCaps/>
        </w:rPr>
        <w:t>Sumatriptan Succinate</w:t>
      </w:r>
      <w:r>
        <w:t xml:space="preserve"> and </w:t>
      </w:r>
      <w:r>
        <w:rPr>
          <w:smallCaps/>
        </w:rPr>
        <w:t>Sumatriptan Hemisulfate</w:t>
      </w:r>
      <w:ins w:id="70" w:author="Ivan Grishagin" w:date="2020-07-15T01:31:00Z">
        <w:r w:rsidR="0084240C">
          <w:rPr>
            <w:smallCaps/>
          </w:rPr>
          <w:t>)</w:t>
        </w:r>
      </w:ins>
      <w:r>
        <w:t xml:space="preserve">, </w:t>
      </w:r>
      <w:del w:id="71" w:author="Ivan Grishagin" w:date="2020-07-15T01:31:00Z">
        <w:r w:rsidDel="0084240C">
          <w:delText xml:space="preserve">but it also holds for </w:delText>
        </w:r>
      </w:del>
      <w:r>
        <w:t xml:space="preserve">prodrugs and their metabolized active forms </w:t>
      </w:r>
      <w:del w:id="72" w:author="Ivan Grishagin" w:date="2020-07-15T01:32:00Z">
        <w:r w:rsidDel="0084240C">
          <w:delText xml:space="preserve">such as </w:delText>
        </w:r>
      </w:del>
      <w:ins w:id="73" w:author="Ivan Grishagin" w:date="2020-07-15T01:32:00Z">
        <w:r w:rsidR="0084240C">
          <w:t xml:space="preserve">(e.g., </w:t>
        </w:r>
      </w:ins>
      <w:r>
        <w:rPr>
          <w:smallCaps/>
        </w:rPr>
        <w:t>Brincidofovir</w:t>
      </w:r>
      <w:r>
        <w:t xml:space="preserve"> and </w:t>
      </w:r>
      <w:r>
        <w:rPr>
          <w:smallCaps/>
        </w:rPr>
        <w:t>Cidofovir</w:t>
      </w:r>
      <w:ins w:id="74" w:author="Ivan Grishagin" w:date="2020-07-15T01:32:00Z">
        <w:r w:rsidR="0084240C">
          <w:t>), etc</w:t>
        </w:r>
      </w:ins>
      <w:del w:id="75" w:author="Ivan Grishagin" w:date="2020-07-15T01:32:00Z">
        <w:r w:rsidDel="0084240C">
          <w:delText xml:space="preserve"> </w:delText>
        </w:r>
      </w:del>
      <w:r>
        <w:t xml:space="preserve">. The FDA defines </w:t>
      </w:r>
      <w:bookmarkStart w:id="76" w:name="_Hlk45670418"/>
      <w:r>
        <w:rPr>
          <w:i/>
        </w:rPr>
        <w:t>active moiety</w:t>
      </w:r>
      <w:r>
        <w:t xml:space="preserve"> </w:t>
      </w:r>
      <w:bookmarkEnd w:id="76"/>
      <w:r>
        <w:t>as follows:</w:t>
      </w:r>
    </w:p>
    <w:p w14:paraId="47461DA2" w14:textId="77777777" w:rsidR="00084922" w:rsidRDefault="00AB642C">
      <w:pPr>
        <w:pStyle w:val="BlockText"/>
      </w:pPr>
      <w:r>
        <w:t>An active moiety is a molecule or ion, excluding those appended portions of the molecule that cause the drug to be an ester, salt (including a salt with hydrogen or coordination bonds), or other noncovalent derivative (such as a complex, chelate, or clathrate) of the molecule, responsible for the physiological or pharmacological action of the drug substance .</w:t>
      </w:r>
    </w:p>
    <w:p w14:paraId="67EBB753" w14:textId="105947FD" w:rsidR="00084922" w:rsidRDefault="00AB642C">
      <w:pPr>
        <w:pStyle w:val="FirstParagraph"/>
      </w:pPr>
      <w:r>
        <w:t>Under the Food and Drug Administration Amendments Act of 2007, all newly introduced active moieties must first be reviewed by an advisory committee before the FDA can approve these products. We adopt this defin</w:t>
      </w:r>
      <w:ins w:id="77" w:author="Ivan Grishagin" w:date="2020-07-15T00:45:00Z">
        <w:r w:rsidR="00300331">
          <w:t>i</w:t>
        </w:r>
      </w:ins>
      <w:r>
        <w:t>tion throughout the paper.</w:t>
      </w:r>
    </w:p>
    <w:p w14:paraId="58E4E56F" w14:textId="1B4BE878" w:rsidR="00084922" w:rsidRDefault="00AB642C">
      <w:pPr>
        <w:pStyle w:val="BodyText"/>
      </w:pPr>
      <w:r>
        <w:t xml:space="preserve">As in other information domains, the names used to refer to drug substances and products are particularly problematic because their definitions change as a function of location or jurisdiction, </w:t>
      </w:r>
      <w:proofErr w:type="gramStart"/>
      <w:r>
        <w:t>time</w:t>
      </w:r>
      <w:proofErr w:type="gramEnd"/>
      <w:r>
        <w:t xml:space="preserve"> and context. </w:t>
      </w:r>
      <w:ins w:id="78" w:author="Ivan Grishagin" w:date="2020-07-15T01:34:00Z">
        <w:r w:rsidR="0084240C">
          <w:t xml:space="preserve">The </w:t>
        </w:r>
      </w:ins>
      <w:r>
        <w:t xml:space="preserve">FDA and other national regulators of medicines have collaborated to produce </w:t>
      </w:r>
      <w:ins w:id="79" w:author="Ivan Grishagin" w:date="2020-07-15T01:35:00Z">
        <w:r w:rsidR="0084240C">
          <w:t xml:space="preserve">the </w:t>
        </w:r>
      </w:ins>
      <w:r>
        <w:t xml:space="preserve">ISO 11238 </w:t>
      </w:r>
      <w:ins w:id="80" w:author="Ivan Grishagin" w:date="2020-07-15T01:35:00Z">
        <w:r w:rsidR="0084240C">
          <w:t>standard,</w:t>
        </w:r>
      </w:ins>
      <w:r>
        <w:t xml:space="preserve"> which endeavors to define an information scheme for the unambiguous identification of all ingredients found in medicinal products, and </w:t>
      </w:r>
      <w:ins w:id="81" w:author="Ivan Grishagin" w:date="2020-07-15T01:35:00Z">
        <w:r w:rsidR="0084240C">
          <w:t xml:space="preserve">the </w:t>
        </w:r>
      </w:ins>
      <w:r>
        <w:t xml:space="preserve">FDA uses an implementation of </w:t>
      </w:r>
      <w:ins w:id="82" w:author="Ivan Grishagin" w:date="2020-07-15T01:35:00Z">
        <w:r w:rsidR="0084240C">
          <w:t xml:space="preserve">the </w:t>
        </w:r>
      </w:ins>
      <w:r>
        <w:t>ISO 11238 as the backbone of its information systems within the agency</w:t>
      </w:r>
      <w:del w:id="83" w:author="Ivan Grishagin" w:date="2020-07-15T01:35:00Z">
        <w:r w:rsidDel="0084240C">
          <w:delText xml:space="preserve"> </w:delText>
        </w:r>
      </w:del>
      <w:r>
        <w:t xml:space="preserve">. </w:t>
      </w:r>
      <w:del w:id="84" w:author="Ivan Grishagin" w:date="2020-07-15T01:36:00Z">
        <w:r w:rsidDel="0084240C">
          <w:delText>While t</w:delText>
        </w:r>
      </w:del>
      <w:ins w:id="85" w:author="Ivan Grishagin" w:date="2020-07-15T01:36:00Z">
        <w:r w:rsidR="0084240C">
          <w:t>T</w:t>
        </w:r>
      </w:ins>
      <w:r>
        <w:t>his facilitates data exchange within the FDA and with other national authorities</w:t>
      </w:r>
      <w:ins w:id="86" w:author="Ivan Grishagin" w:date="2020-07-15T01:36:00Z">
        <w:r w:rsidR="0084240C">
          <w:t>. Nevertheless,</w:t>
        </w:r>
      </w:ins>
      <w:del w:id="87" w:author="Ivan Grishagin" w:date="2020-07-15T01:36:00Z">
        <w:r w:rsidDel="0084240C">
          <w:delText>,</w:delText>
        </w:r>
      </w:del>
      <w:r>
        <w:t xml:space="preserve"> the </w:t>
      </w:r>
      <w:del w:id="88" w:author="Ivan Grishagin" w:date="2020-07-15T01:36:00Z">
        <w:r w:rsidDel="0084240C">
          <w:delText xml:space="preserve">task still remains to be able </w:delText>
        </w:r>
      </w:del>
      <w:ins w:id="89" w:author="Ivan Grishagin" w:date="2020-07-15T01:36:00Z">
        <w:r w:rsidR="0084240C">
          <w:t>abil</w:t>
        </w:r>
      </w:ins>
      <w:ins w:id="90" w:author="Ivan Grishagin" w:date="2020-07-15T01:37:00Z">
        <w:r w:rsidR="0084240C">
          <w:t xml:space="preserve">ity </w:t>
        </w:r>
      </w:ins>
      <w:r>
        <w:t>to map other, external data sources into this rigorously</w:t>
      </w:r>
      <w:ins w:id="91" w:author="Ivan Grishagin" w:date="2020-07-15T01:37:00Z">
        <w:r w:rsidR="0084240C">
          <w:t xml:space="preserve"> </w:t>
        </w:r>
      </w:ins>
      <w:del w:id="92" w:author="Ivan Grishagin" w:date="2020-07-15T01:37:00Z">
        <w:r w:rsidDel="0084240C">
          <w:delText>-</w:delText>
        </w:r>
      </w:del>
      <w:r>
        <w:t>defined scheme using whatever names and data are at hand</w:t>
      </w:r>
      <w:ins w:id="93" w:author="Ivan Grishagin" w:date="2020-07-15T01:38:00Z">
        <w:r w:rsidR="00281965">
          <w:t xml:space="preserve"> remains a largely unresolved challenge</w:t>
        </w:r>
      </w:ins>
      <w:r>
        <w:t>.</w:t>
      </w:r>
    </w:p>
    <w:p w14:paraId="6042BDF2" w14:textId="3CFED094" w:rsidR="00084922" w:rsidRDefault="00AB642C">
      <w:pPr>
        <w:pStyle w:val="BodyText"/>
      </w:pPr>
      <w:r>
        <w:t xml:space="preserve">Herein we report on our recent data integration effort to build </w:t>
      </w:r>
      <w:ins w:id="94" w:author="Ivan Grishagin" w:date="2020-07-15T01:47:00Z">
        <w:r>
          <w:rPr>
            <w:smallCaps/>
          </w:rPr>
          <w:t>InXight Drugs</w:t>
        </w:r>
      </w:ins>
      <w:ins w:id="95" w:author="Ivan Grishagin" w:date="2020-07-15T01:48:00Z">
        <w:r>
          <w:rPr>
            <w:smallCaps/>
          </w:rPr>
          <w:t>,</w:t>
        </w:r>
      </w:ins>
      <w:ins w:id="96" w:author="Ivan Grishagin" w:date="2020-07-15T01:47:00Z">
        <w:r>
          <w:t xml:space="preserve"> </w:t>
        </w:r>
      </w:ins>
      <w:r>
        <w:t>a comprehensive resource of drugs</w:t>
      </w:r>
      <w:ins w:id="97" w:author="Ivan Grishagin" w:date="2020-07-15T01:47:00Z">
        <w:r w:rsidR="00E457A1">
          <w:t xml:space="preserve"> </w:t>
        </w:r>
      </w:ins>
      <w:del w:id="98" w:author="Ivan Grishagin" w:date="2020-07-15T01:47:00Z">
        <w:r w:rsidDel="00AB642C">
          <w:delText xml:space="preserve"> </w:delText>
        </w:r>
      </w:del>
      <w:r>
        <w:t>that have either been marketed or approved in the United States for human use. Such a resource is not only instrumental for drug repurposing but also serves as a valuable tool to further our understanding of the mechanistic properties of molecular targets</w:t>
      </w:r>
      <w:del w:id="99" w:author="Ivan Grishagin" w:date="2020-07-15T01:47:00Z">
        <w:r w:rsidDel="00E457A1">
          <w:delText xml:space="preserve"> </w:delText>
        </w:r>
      </w:del>
      <w:r>
        <w:t xml:space="preserve">. To the best of our knowledge, </w:t>
      </w:r>
      <w:r>
        <w:rPr>
          <w:smallCaps/>
        </w:rPr>
        <w:t>InXight Drugs</w:t>
      </w:r>
      <w:r>
        <w:t xml:space="preserve"> is currently the most comprehensive resource of its kind. In the remainder of this paper, we discuss the development of </w:t>
      </w:r>
      <w:r>
        <w:rPr>
          <w:smallCaps/>
        </w:rPr>
        <w:t>Stitcher</w:t>
      </w:r>
      <w:r>
        <w:t>, an ER framework that we have developed to address the challenges of drug data integration.</w:t>
      </w:r>
    </w:p>
    <w:p w14:paraId="7B7DD8F5" w14:textId="77777777" w:rsidR="00084922" w:rsidRDefault="00AB642C">
      <w:pPr>
        <w:pStyle w:val="Heading1"/>
      </w:pPr>
      <w:bookmarkStart w:id="100" w:name="overview"/>
      <w:bookmarkEnd w:id="100"/>
      <w:r>
        <w:t>Overview</w:t>
      </w:r>
    </w:p>
    <w:p w14:paraId="25F92C5C" w14:textId="7F898319" w:rsidR="00084922" w:rsidRDefault="00AB642C">
      <w:pPr>
        <w:pStyle w:val="FirstParagraph"/>
      </w:pPr>
      <w:r>
        <w:t>As a motivating example, consider the data shown in Table [</w:t>
      </w:r>
      <w:proofErr w:type="spellStart"/>
      <w:r>
        <w:t>tab:data-integration-example</w:t>
      </w:r>
      <w:proofErr w:type="spellEnd"/>
      <w:r>
        <w:t>], which illustrates a common scenario</w:t>
      </w:r>
      <w:ins w:id="101" w:author="Ivan Grishagin" w:date="2020-07-15T01:50:00Z">
        <w:r>
          <w:t>. In this scenario,</w:t>
        </w:r>
      </w:ins>
      <w:del w:id="102" w:author="Ivan Grishagin" w:date="2020-07-15T01:50:00Z">
        <w:r w:rsidDel="00AB642C">
          <w:delText xml:space="preserve"> where</w:delText>
        </w:r>
      </w:del>
      <w:r>
        <w:t xml:space="preserve"> we would like to integrate data from multiple sources such that each data source might contain only partial (and possibly conflicting) information </w:t>
      </w:r>
      <w:del w:id="103" w:author="Ivan Grishagin" w:date="2020-07-15T01:51:00Z">
        <w:r w:rsidDel="00AB642C">
          <w:delText xml:space="preserve">regarding </w:delText>
        </w:r>
      </w:del>
      <w:ins w:id="104" w:author="Ivan Grishagin" w:date="2020-07-15T01:51:00Z">
        <w:r>
          <w:t xml:space="preserve">about </w:t>
        </w:r>
      </w:ins>
      <w:r>
        <w:t xml:space="preserve">the identities of the entities. There are four possible attributes that can be used to assert equivalence </w:t>
      </w:r>
      <w:del w:id="105" w:author="Ivan Grishagin" w:date="2020-07-15T01:51:00Z">
        <w:r w:rsidDel="00AB642C">
          <w:delText xml:space="preserve">for </w:delText>
        </w:r>
      </w:del>
      <w:ins w:id="106" w:author="Ivan Grishagin" w:date="2020-07-15T01:51:00Z">
        <w:r>
          <w:t xml:space="preserve">between </w:t>
        </w:r>
      </w:ins>
      <w:r>
        <w:t>the entities in this table</w:t>
      </w:r>
      <w:ins w:id="107" w:author="Ivan Grishagin" w:date="2020-07-15T01:51:00Z">
        <w:r>
          <w:t xml:space="preserve">. </w:t>
        </w:r>
      </w:ins>
      <w:del w:id="108" w:author="Ivan Grishagin" w:date="2020-07-15T01:52:00Z">
        <w:r w:rsidDel="00AB642C">
          <w:delText xml:space="preserve">, with the </w:delText>
        </w:r>
      </w:del>
      <w:ins w:id="109" w:author="Ivan Grishagin" w:date="2020-07-15T01:52:00Z">
        <w:r>
          <w:t xml:space="preserve">The </w:t>
        </w:r>
      </w:ins>
      <w:del w:id="110" w:author="Ivan Grishagin" w:date="2020-07-15T01:52:00Z">
        <w:r w:rsidDel="00AB642C">
          <w:delText xml:space="preserve">attribute </w:delText>
        </w:r>
      </w:del>
      <w:r>
        <w:rPr>
          <w:rStyle w:val="VerbatimChar"/>
        </w:rPr>
        <w:t>Structure</w:t>
      </w:r>
      <w:r>
        <w:t xml:space="preserve"> </w:t>
      </w:r>
      <w:ins w:id="111" w:author="Ivan Grishagin" w:date="2020-07-15T01:52:00Z">
        <w:r>
          <w:t xml:space="preserve">attribute </w:t>
        </w:r>
      </w:ins>
      <w:r>
        <w:t xml:space="preserve">indicates whether the entity is associated with a chemical structure </w:t>
      </w:r>
      <w:r>
        <w:lastRenderedPageBreak/>
        <w:t xml:space="preserve">and that it possibly contains errors (e.g., </w:t>
      </w:r>
      <w:proofErr w:type="gramStart"/>
      <w:r>
        <w:t>missing</w:t>
      </w:r>
      <w:proofErr w:type="gramEnd"/>
      <w:r>
        <w:t xml:space="preserve"> or incorrect stereo assignments). Based on the definition of “drug” as </w:t>
      </w:r>
      <w:del w:id="112" w:author="Ivan Grishagin" w:date="2020-07-15T01:53:00Z">
        <w:r w:rsidDel="00AB642C">
          <w:delText>defined above</w:delText>
        </w:r>
      </w:del>
      <w:ins w:id="113" w:author="Ivan Grishagin" w:date="2020-07-15T01:53:00Z">
        <w:r>
          <w:t xml:space="preserve">an </w:t>
        </w:r>
        <w:r>
          <w:rPr>
            <w:i/>
          </w:rPr>
          <w:t>active moiety</w:t>
        </w:r>
      </w:ins>
      <w:r>
        <w:t xml:space="preserve">, we would like to determine the number of unique drugs </w:t>
      </w:r>
      <w:del w:id="114" w:author="Ivan Grishagin" w:date="2020-07-15T01:53:00Z">
        <w:r w:rsidDel="00AB642C">
          <w:delText xml:space="preserve">that are there </w:delText>
        </w:r>
      </w:del>
      <w:r>
        <w:t xml:space="preserve">in the table. </w:t>
      </w:r>
      <w:del w:id="115" w:author="Ivan Grishagin" w:date="2020-07-15T01:53:00Z">
        <w:r w:rsidDel="00AB642C">
          <w:delText xml:space="preserve">Examining </w:delText>
        </w:r>
      </w:del>
      <w:ins w:id="116" w:author="Ivan Grishagin" w:date="2020-07-15T01:53:00Z">
        <w:r>
          <w:t>Upon initial e</w:t>
        </w:r>
      </w:ins>
      <w:ins w:id="117" w:author="Ivan Grishagin" w:date="2020-07-15T01:54:00Z">
        <w:r>
          <w:t>xamination, w</w:t>
        </w:r>
      </w:ins>
      <w:del w:id="118" w:author="Ivan Grishagin" w:date="2020-07-15T01:53:00Z">
        <w:r w:rsidDel="00AB642C">
          <w:delText>the table, w</w:delText>
        </w:r>
      </w:del>
      <w:r>
        <w:t xml:space="preserve">e can immediately make the case for three equivalence classes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2</m:t>
                </m:r>
              </m:sub>
            </m:sSub>
          </m:e>
        </m:d>
      </m:oMath>
      <w:r>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2</m:t>
                </m:r>
              </m:sub>
            </m:sSub>
          </m:e>
        </m:d>
      </m:oMath>
      <w:r>
        <w:t xml:space="preserve">, and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3</m:t>
                </m:r>
              </m:sub>
            </m:sSub>
          </m:e>
        </m:d>
      </m:oMath>
      <w:r>
        <w:t xml:space="preserve">. </w:t>
      </w:r>
      <w:ins w:id="119" w:author="Ivan Grishagin" w:date="2020-07-15T01:54:00Z">
        <w:r>
          <w:t xml:space="preserve">Further, </w:t>
        </w:r>
      </w:ins>
      <w:del w:id="120" w:author="Ivan Grishagin" w:date="2020-07-15T01:54:00Z">
        <w:r w:rsidDel="00AB642C">
          <w:delText>W</w:delText>
        </w:r>
      </w:del>
      <w:ins w:id="121" w:author="Ivan Grishagin" w:date="2020-07-15T01:54:00Z">
        <w:r>
          <w:t>w</w:t>
        </w:r>
      </w:ins>
      <w:r>
        <w:t xml:space="preserve">e also know that </w:t>
      </w:r>
      <m:oMath>
        <m:sSub>
          <m:sSubPr>
            <m:ctrlPr>
              <w:rPr>
                <w:rFonts w:ascii="Cambria Math" w:hAnsi="Cambria Math"/>
              </w:rPr>
            </m:ctrlPr>
          </m:sSubPr>
          <m:e>
            <m:r>
              <m:rPr>
                <m:sty m:val="p"/>
              </m:rPr>
              <w:rPr>
                <w:rFonts w:ascii="Cambria Math" w:hAnsi="Cambria Math"/>
              </w:rPr>
              <m:t>A</m:t>
            </m:r>
          </m:e>
          <m:sub>
            <m:r>
              <w:rPr>
                <w:rFonts w:ascii="Cambria Math" w:hAnsi="Cambria Math"/>
              </w:rPr>
              <m:t>3</m:t>
            </m:r>
          </m:sub>
        </m:sSub>
      </m:oMath>
      <w:r>
        <w:t xml:space="preserve"> is an active moiety of </w:t>
      </w:r>
      <m:oMath>
        <m:sSub>
          <m:sSubPr>
            <m:ctrlPr>
              <w:rPr>
                <w:rFonts w:ascii="Cambria Math" w:hAnsi="Cambria Math"/>
              </w:rPr>
            </m:ctrlPr>
          </m:sSubPr>
          <m:e>
            <m:r>
              <m:rPr>
                <m:sty m:val="p"/>
              </m:rPr>
              <w:rPr>
                <w:rFonts w:ascii="Cambria Math" w:hAnsi="Cambria Math"/>
              </w:rPr>
              <m:t>A</m:t>
            </m:r>
          </m:e>
          <m:sub>
            <m:r>
              <w:rPr>
                <w:rFonts w:ascii="Cambria Math" w:hAnsi="Cambria Math"/>
              </w:rPr>
              <m:t>4</m:t>
            </m:r>
          </m:sub>
        </m:sSub>
      </m:oMath>
      <w:r>
        <w:t xml:space="preserve"> per our definition</w:t>
      </w:r>
      <w:ins w:id="122" w:author="Ivan Grishagin" w:date="2020-07-15T01:54:00Z">
        <w:r>
          <w:t xml:space="preserve">. </w:t>
        </w:r>
      </w:ins>
      <w:del w:id="123" w:author="Ivan Grishagin" w:date="2020-07-15T01:54:00Z">
        <w:r w:rsidDel="00AB642C">
          <w:delText>; t</w:delText>
        </w:r>
      </w:del>
      <w:ins w:id="124" w:author="Ivan Grishagin" w:date="2020-07-15T01:54:00Z">
        <w:r>
          <w:t>T</w:t>
        </w:r>
      </w:ins>
      <w:r>
        <w:t xml:space="preserve">hrough </w:t>
      </w:r>
      <w:ins w:id="125" w:author="Ivan Grishagin" w:date="2020-07-15T01:54:00Z">
        <w:r>
          <w:t xml:space="preserve">a </w:t>
        </w:r>
      </w:ins>
      <w:r>
        <w:t xml:space="preserve">transitive closure, we now have the following equivalence classes: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2</m:t>
                </m:r>
              </m:sub>
            </m:sSub>
          </m:e>
        </m:d>
      </m:oMath>
      <w:r>
        <w:t xml:space="preserve"> and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3</m:t>
                </m:r>
              </m:sub>
            </m:sSub>
          </m:e>
        </m:d>
      </m:oMath>
      <w:r>
        <w:t xml:space="preserve">. </w:t>
      </w:r>
      <w:commentRangeStart w:id="126"/>
      <w:r>
        <w:t>(We should note here this active moiety relationship is rather trivial in that it can be inferred algorithmically, whereas active moiety relationships that involve metal complexes and non-trivial metabolites are likely to require manual curations.)</w:t>
      </w:r>
      <w:commentRangeEnd w:id="126"/>
      <w:r>
        <w:rPr>
          <w:rStyle w:val="CommentReference"/>
        </w:rPr>
        <w:commentReference w:id="126"/>
      </w:r>
      <w:r>
        <w:t xml:space="preserve"> </w:t>
      </w:r>
      <w:del w:id="127" w:author="Ivan Grishagin" w:date="2020-07-15T01:57:00Z">
        <w:r w:rsidDel="00AB642C">
          <w:delText xml:space="preserve">Continue </w:delText>
        </w:r>
      </w:del>
      <w:ins w:id="128" w:author="Ivan Grishagin" w:date="2020-07-15T01:57:00Z">
        <w:r>
          <w:t xml:space="preserve">Having </w:t>
        </w:r>
      </w:ins>
      <w:del w:id="129" w:author="Ivan Grishagin" w:date="2020-07-15T01:57:00Z">
        <w:r w:rsidDel="00AB642C">
          <w:delText xml:space="preserve">to </w:delText>
        </w:r>
      </w:del>
      <w:r>
        <w:t>perform</w:t>
      </w:r>
      <w:ins w:id="130" w:author="Ivan Grishagin" w:date="2020-07-15T01:57:00Z">
        <w:r>
          <w:t>ed</w:t>
        </w:r>
      </w:ins>
      <w:r>
        <w:t xml:space="preserve"> </w:t>
      </w:r>
      <w:ins w:id="131" w:author="Ivan Grishagin" w:date="2020-07-15T01:57:00Z">
        <w:r>
          <w:t xml:space="preserve">all </w:t>
        </w:r>
      </w:ins>
      <w:r>
        <w:t>transitive closure</w:t>
      </w:r>
      <w:ins w:id="132" w:author="Ivan Grishagin" w:date="2020-07-15T01:57:00Z">
        <w:r>
          <w:t>s</w:t>
        </w:r>
      </w:ins>
      <w:r>
        <w:t xml:space="preserve"> on the shared attributes in order, we eventually arrive at the final three equivalence classes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3</m:t>
                </m:r>
              </m:sub>
            </m:sSub>
          </m:e>
        </m:d>
      </m:oMath>
      <w:r>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w:rPr>
                    <w:rFonts w:ascii="Cambria Math" w:hAnsi="Cambria Math"/>
                  </w:rPr>
                  <m:t>1</m:t>
                </m:r>
              </m:sub>
            </m:sSub>
          </m:e>
        </m:d>
      </m:oMath>
      <w:r>
        <w:t xml:space="preserve">, and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1</m:t>
                </m:r>
              </m:sub>
            </m:sSub>
          </m:e>
        </m:d>
      </m:oMath>
      <w:r>
        <w:t>, which correspond to three distinct isomers (</w:t>
      </w:r>
      <m:oMath>
        <m:r>
          <w:rPr>
            <w:rFonts w:ascii="Cambria Math" w:hAnsi="Cambria Math"/>
          </w:rPr>
          <m:t>S</m:t>
        </m:r>
      </m:oMath>
      <w:r>
        <w:t xml:space="preserve">-, </w:t>
      </w:r>
      <m:oMath>
        <m:r>
          <w:rPr>
            <w:rFonts w:ascii="Cambria Math" w:hAnsi="Cambria Math"/>
          </w:rPr>
          <m:t>R</m:t>
        </m:r>
      </m:oMath>
      <w:r>
        <w:t xml:space="preserve">-, and racemic, respectively) of the drug </w:t>
      </w:r>
      <w:r>
        <w:rPr>
          <w:smallCaps/>
        </w:rPr>
        <w:t>Omeprazole</w:t>
      </w:r>
      <w:r>
        <w:t xml:space="preserve">. (Note that the </w:t>
      </w:r>
      <m:oMath>
        <m:r>
          <w:rPr>
            <w:rFonts w:ascii="Cambria Math" w:hAnsi="Cambria Math"/>
          </w:rPr>
          <m:t>R</m:t>
        </m:r>
      </m:oMath>
      <w:r>
        <w:t>-isomer is not an approved drug.)</w:t>
      </w:r>
    </w:p>
    <w:p w14:paraId="63279AEA" w14:textId="4BBFB57E" w:rsidR="00084922" w:rsidRDefault="00AB642C">
      <w:pPr>
        <w:pStyle w:val="BodyText"/>
      </w:pPr>
      <w:r>
        <w:t xml:space="preserve">The goal of ER, as </w:t>
      </w:r>
      <w:del w:id="133" w:author="Ivan Grishagin" w:date="2020-07-15T01:58:00Z">
        <w:r w:rsidDel="005936D6">
          <w:delText xml:space="preserve">shown </w:delText>
        </w:r>
      </w:del>
      <w:ins w:id="134" w:author="Ivan Grishagin" w:date="2020-07-15T01:58:00Z">
        <w:r w:rsidR="005936D6">
          <w:t xml:space="preserve">illustrated </w:t>
        </w:r>
      </w:ins>
      <w:del w:id="135" w:author="Ivan Grishagin" w:date="2020-07-15T01:58:00Z">
        <w:r w:rsidDel="005936D6">
          <w:delText xml:space="preserve">by </w:delText>
        </w:r>
      </w:del>
      <w:ins w:id="136" w:author="Ivan Grishagin" w:date="2020-07-15T01:58:00Z">
        <w:r w:rsidR="005936D6">
          <w:t xml:space="preserve">by this </w:t>
        </w:r>
      </w:ins>
      <w:del w:id="137" w:author="Ivan Grishagin" w:date="2020-07-15T01:58:00Z">
        <w:r w:rsidDel="005936D6">
          <w:delText xml:space="preserve">the above </w:delText>
        </w:r>
      </w:del>
      <w:r>
        <w:t xml:space="preserve">example, is to partition entities within a given dataset into disjoint sets such that those within the same set are considered equivalent. To </w:t>
      </w:r>
      <w:proofErr w:type="spellStart"/>
      <w:r>
        <w:t>achive</w:t>
      </w:r>
      <w:proofErr w:type="spellEnd"/>
      <w:r>
        <w:t xml:space="preserve"> this, </w:t>
      </w:r>
      <w:r>
        <w:rPr>
          <w:smallCaps/>
        </w:rPr>
        <w:t>Stitcher</w:t>
      </w:r>
      <w:r>
        <w:t xml:space="preserve"> first “stitches” together entities with shared identity attributes </w:t>
      </w:r>
      <w:del w:id="138" w:author="Ivan Grishagin" w:date="2020-07-15T01:59:00Z">
        <w:r w:rsidDel="005936D6">
          <w:delText xml:space="preserve">(i.e., </w:delText>
        </w:r>
      </w:del>
      <w:ins w:id="139" w:author="Ivan Grishagin" w:date="2020-07-15T01:59:00Z">
        <w:r w:rsidR="005936D6">
          <w:t xml:space="preserve">we call </w:t>
        </w:r>
      </w:ins>
      <w:r>
        <w:rPr>
          <w:i/>
        </w:rPr>
        <w:t>stitch keys</w:t>
      </w:r>
      <w:del w:id="140" w:author="Ivan Grishagin" w:date="2020-07-15T01:59:00Z">
        <w:r w:rsidDel="005936D6">
          <w:delText>)</w:delText>
        </w:r>
      </w:del>
      <w:r>
        <w:t xml:space="preserve">. Next, </w:t>
      </w:r>
      <w:ins w:id="141" w:author="Ivan Grishagin" w:date="2020-07-15T01:59:00Z">
        <w:r w:rsidR="005936D6">
          <w:t xml:space="preserve">a </w:t>
        </w:r>
      </w:ins>
      <w:r>
        <w:t xml:space="preserve">transitive closure is performed based on heuristics that we have developed in assigning priorities to the attributes. </w:t>
      </w:r>
      <w:del w:id="142" w:author="Ivan Grishagin" w:date="2020-07-15T02:00:00Z">
        <w:r w:rsidDel="005936D6">
          <w:delText>And f</w:delText>
        </w:r>
      </w:del>
      <w:ins w:id="143" w:author="Ivan Grishagin" w:date="2020-07-15T02:00:00Z">
        <w:r w:rsidR="005936D6">
          <w:t>F</w:t>
        </w:r>
      </w:ins>
      <w:r>
        <w:t>inally</w:t>
      </w:r>
      <w:ins w:id="144" w:author="Ivan Grishagin" w:date="2020-07-15T02:00:00Z">
        <w:r w:rsidR="005936D6">
          <w:t>, the</w:t>
        </w:r>
      </w:ins>
      <w:r>
        <w:t xml:space="preserve"> equivalence classes are efficiently derived through standard union-find algorithm</w:t>
      </w:r>
      <w:del w:id="145" w:author="Ivan Grishagin" w:date="2020-07-15T02:00:00Z">
        <w:r w:rsidDel="005936D6">
          <w:delText xml:space="preserve"> </w:delText>
        </w:r>
      </w:del>
      <w:r>
        <w:t xml:space="preserve">. This is the essence of </w:t>
      </w:r>
      <w:r>
        <w:rPr>
          <w:smallCaps/>
        </w:rPr>
        <w:t>Stitcher</w:t>
      </w:r>
      <w:r>
        <w:t>.</w:t>
      </w:r>
    </w:p>
    <w:p w14:paraId="016EE684" w14:textId="77777777" w:rsidR="00084922" w:rsidRDefault="00AB642C">
      <w:pPr>
        <w:pStyle w:val="Heading2"/>
      </w:pPr>
      <w:bookmarkStart w:id="146" w:name="preliminary-concepts"/>
      <w:bookmarkEnd w:id="146"/>
      <w:r>
        <w:t>Preliminary concepts</w:t>
      </w:r>
    </w:p>
    <w:p w14:paraId="168E11D3" w14:textId="474FAE6B" w:rsidR="00084922" w:rsidRDefault="00AB642C">
      <w:pPr>
        <w:pStyle w:val="FirstParagraph"/>
      </w:pPr>
      <w:r>
        <w:t xml:space="preserve">The conceptual data model underlying </w:t>
      </w:r>
      <w:r>
        <w:rPr>
          <w:smallCaps/>
        </w:rPr>
        <w:t>Stitcher</w:t>
      </w:r>
      <w:r>
        <w:t xml:space="preserve"> is a </w:t>
      </w:r>
      <w:r>
        <w:rPr>
          <w:i/>
        </w:rPr>
        <w:t>multigraph</w:t>
      </w:r>
      <w:r>
        <w:t xml:space="preserve">. Within this multigraph, a node can either be </w:t>
      </w:r>
      <w:commentRangeStart w:id="147"/>
      <w:del w:id="148" w:author="Ivan Grishagin" w:date="2020-07-15T11:09:00Z">
        <w:r w:rsidDel="00093277">
          <w:delText xml:space="preserve">a </w:delText>
        </w:r>
        <w:r w:rsidDel="00093277">
          <w:rPr>
            <w:i/>
          </w:rPr>
          <w:delText>stitch node</w:delText>
        </w:r>
        <w:r w:rsidDel="00093277">
          <w:delText xml:space="preserve"> or</w:delText>
        </w:r>
      </w:del>
      <w:ins w:id="149" w:author="Ivan Grishagin" w:date="2020-07-15T11:08:00Z">
        <w:r w:rsidR="00093277">
          <w:t>a</w:t>
        </w:r>
      </w:ins>
      <w:r>
        <w:t xml:space="preserve"> </w:t>
      </w:r>
      <w:r>
        <w:rPr>
          <w:i/>
        </w:rPr>
        <w:t>data node</w:t>
      </w:r>
      <w:ins w:id="150" w:author="Ivan Grishagin" w:date="2020-07-15T11:09:00Z">
        <w:r w:rsidR="00093277">
          <w:rPr>
            <w:iCs/>
          </w:rPr>
          <w:t xml:space="preserve"> or </w:t>
        </w:r>
        <w:r w:rsidR="00093277">
          <w:t xml:space="preserve">a </w:t>
        </w:r>
        <w:r w:rsidR="00093277">
          <w:rPr>
            <w:i/>
          </w:rPr>
          <w:t>stitch node</w:t>
        </w:r>
        <w:commentRangeEnd w:id="147"/>
        <w:r w:rsidR="00093277">
          <w:rPr>
            <w:rStyle w:val="CommentReference"/>
          </w:rPr>
          <w:commentReference w:id="147"/>
        </w:r>
      </w:ins>
      <w:r>
        <w:t xml:space="preserve">. Each data node represents </w:t>
      </w:r>
      <w:del w:id="151" w:author="Ivan Grishagin" w:date="2020-07-15T11:18:00Z">
        <w:r w:rsidDel="002059D1">
          <w:delText xml:space="preserve">the </w:delText>
        </w:r>
      </w:del>
      <w:ins w:id="152" w:author="Ivan Grishagin" w:date="2020-07-15T11:18:00Z">
        <w:r w:rsidR="002059D1">
          <w:t xml:space="preserve">a </w:t>
        </w:r>
      </w:ins>
      <w:r>
        <w:t>“raw” entity as ingested from the data source</w:t>
      </w:r>
      <w:ins w:id="153" w:author="Ivan Grishagin" w:date="2020-07-15T11:17:00Z">
        <w:r w:rsidR="00093277">
          <w:t>. A data node</w:t>
        </w:r>
      </w:ins>
      <w:ins w:id="154" w:author="Ivan Grishagin" w:date="2020-07-15T11:15:00Z">
        <w:r w:rsidR="00093277">
          <w:t xml:space="preserve"> is connected to a </w:t>
        </w:r>
      </w:ins>
      <w:del w:id="155" w:author="Ivan Grishagin" w:date="2020-07-15T11:08:00Z">
        <w:r w:rsidDel="00093277">
          <w:delText>; its</w:delText>
        </w:r>
      </w:del>
      <w:del w:id="156" w:author="Ivan Grishagin" w:date="2020-07-15T11:15:00Z">
        <w:r w:rsidDel="00093277">
          <w:delText xml:space="preserve"> </w:delText>
        </w:r>
      </w:del>
      <w:del w:id="157" w:author="Ivan Grishagin" w:date="2020-07-15T11:17:00Z">
        <w:r w:rsidDel="00093277">
          <w:delText xml:space="preserve">corresponding </w:delText>
        </w:r>
      </w:del>
      <w:r>
        <w:t>stitch node</w:t>
      </w:r>
      <w:ins w:id="158" w:author="Ivan Grishagin" w:date="2020-07-15T11:17:00Z">
        <w:r w:rsidR="00093277">
          <w:t>, which contains</w:t>
        </w:r>
      </w:ins>
      <w:r>
        <w:t xml:space="preserve"> </w:t>
      </w:r>
      <w:del w:id="159" w:author="Ivan Grishagin" w:date="2020-07-15T11:17:00Z">
        <w:r w:rsidDel="00093277">
          <w:delText xml:space="preserve">is </w:delText>
        </w:r>
      </w:del>
      <w:ins w:id="160" w:author="Ivan Grishagin" w:date="2020-07-15T11:17:00Z">
        <w:r w:rsidR="00093277">
          <w:t xml:space="preserve">its </w:t>
        </w:r>
      </w:ins>
      <w:del w:id="161" w:author="Ivan Grishagin" w:date="2020-07-15T11:17:00Z">
        <w:r w:rsidDel="00093277">
          <w:delText xml:space="preserve">a </w:delText>
        </w:r>
      </w:del>
      <w:r>
        <w:rPr>
          <w:i/>
        </w:rPr>
        <w:t>standardized</w:t>
      </w:r>
      <w:r>
        <w:t xml:space="preserve"> representation that is used for </w:t>
      </w:r>
      <w:r>
        <w:rPr>
          <w:i/>
        </w:rPr>
        <w:t>stitching</w:t>
      </w:r>
      <w:r>
        <w:t xml:space="preserve">. An edge between two stitch nodes can either be a </w:t>
      </w:r>
      <w:r>
        <w:rPr>
          <w:i/>
        </w:rPr>
        <w:t>stitch key</w:t>
      </w:r>
      <w:r>
        <w:t xml:space="preserve"> (undirected) or</w:t>
      </w:r>
      <w:ins w:id="162" w:author="Ivan Grishagin" w:date="2020-07-15T11:19:00Z">
        <w:r w:rsidR="002059D1">
          <w:t xml:space="preserve"> a</w:t>
        </w:r>
      </w:ins>
      <w:r>
        <w:t xml:space="preserve"> </w:t>
      </w:r>
      <w:r>
        <w:rPr>
          <w:i/>
        </w:rPr>
        <w:t>relationship</w:t>
      </w:r>
      <w:r>
        <w:t xml:space="preserve"> (directed). A unique </w:t>
      </w:r>
      <w:r>
        <w:rPr>
          <w:i/>
        </w:rPr>
        <w:t>stitch value</w:t>
      </w:r>
      <w:r>
        <w:t xml:space="preserve"> is associated with each stitch key</w:t>
      </w:r>
      <w:ins w:id="163" w:author="Ivan Grishagin" w:date="2020-07-15T11:35:00Z">
        <w:r w:rsidR="008E447A">
          <w:t xml:space="preserve">, </w:t>
        </w:r>
        <w:commentRangeStart w:id="164"/>
        <w:r w:rsidR="008E447A">
          <w:t>and a set of nodes connected via stitch keys with the same stitch value</w:t>
        </w:r>
      </w:ins>
      <w:del w:id="165" w:author="Ivan Grishagin" w:date="2020-07-15T11:35:00Z">
        <w:r w:rsidDel="008E447A">
          <w:delText xml:space="preserve"> such that it</w:delText>
        </w:r>
      </w:del>
      <w:r>
        <w:t xml:space="preserve"> forms a </w:t>
      </w:r>
      <w:r w:rsidRPr="008E447A">
        <w:rPr>
          <w:i/>
          <w:iCs/>
          <w:rPrChange w:id="166" w:author="Ivan Grishagin" w:date="2020-07-15T11:35:00Z">
            <w:rPr/>
          </w:rPrChange>
        </w:rPr>
        <w:t>clique</w:t>
      </w:r>
      <w:commentRangeEnd w:id="164"/>
      <w:r w:rsidR="008E447A">
        <w:rPr>
          <w:rStyle w:val="CommentReference"/>
        </w:rPr>
        <w:commentReference w:id="164"/>
      </w:r>
      <w:r>
        <w:t>. Figure [</w:t>
      </w:r>
      <w:proofErr w:type="gramStart"/>
      <w:r>
        <w:t>fig:graph</w:t>
      </w:r>
      <w:proofErr w:type="gramEnd"/>
      <w:r>
        <w:t>1] shows an instance of a connected component of a stitch multigraph with overlapping cliques.</w:t>
      </w:r>
    </w:p>
    <w:p w14:paraId="634E8426" w14:textId="52C1E63E" w:rsidR="00084922" w:rsidRDefault="00AB642C">
      <w:pPr>
        <w:pStyle w:val="BodyText"/>
      </w:pPr>
      <w:r>
        <w:t xml:space="preserve">A connected component in the stitch multigraph represents the basic unit of work for ER. </w:t>
      </w:r>
      <w:ins w:id="167" w:author="Ivan Grishagin" w:date="2020-07-15T12:16:00Z">
        <w:r w:rsidR="009938AB">
          <w:t>T</w:t>
        </w:r>
      </w:ins>
      <w:ins w:id="168" w:author="Ivan Grishagin" w:date="2020-07-15T12:14:00Z">
        <w:r w:rsidR="009938AB">
          <w:t xml:space="preserve">he </w:t>
        </w:r>
      </w:ins>
      <w:ins w:id="169" w:author="Ivan Grishagin" w:date="2020-07-15T12:15:00Z">
        <w:r w:rsidR="009938AB">
          <w:t xml:space="preserve">majority of connected components </w:t>
        </w:r>
      </w:ins>
      <w:ins w:id="170" w:author="Ivan Grishagin" w:date="2020-07-15T12:16:00Z">
        <w:r w:rsidR="009938AB">
          <w:t xml:space="preserve">the </w:t>
        </w:r>
      </w:ins>
      <w:ins w:id="171" w:author="Ivan Grishagin" w:date="2020-07-15T12:14:00Z">
        <w:r w:rsidR="009938AB">
          <w:t xml:space="preserve">ER produces </w:t>
        </w:r>
      </w:ins>
      <w:del w:id="172" w:author="Ivan Grishagin" w:date="2020-07-15T12:14:00Z">
        <w:r w:rsidDel="009938AB">
          <w:delText xml:space="preserve">While </w:delText>
        </w:r>
      </w:del>
      <w:del w:id="173" w:author="Ivan Grishagin" w:date="2020-07-15T12:15:00Z">
        <w:r w:rsidDel="009938AB">
          <w:delText xml:space="preserve">the majority of connected components </w:delText>
        </w:r>
      </w:del>
      <w:r>
        <w:t>are of reasonable sizes (</w:t>
      </w:r>
      <w:ins w:id="174" w:author="Ivan Grishagin" w:date="2020-07-15T12:15:00Z">
        <w:r w:rsidR="009938AB">
          <w:t xml:space="preserve">ca. </w:t>
        </w:r>
      </w:ins>
      <w:del w:id="175" w:author="Ivan Grishagin" w:date="2020-07-15T12:15:00Z">
        <w:r w:rsidDel="009938AB">
          <w:delText>e.g., 2</w:delText>
        </w:r>
      </w:del>
      <w:ins w:id="176" w:author="Ivan Grishagin" w:date="2020-07-15T12:15:00Z">
        <w:r w:rsidR="009938AB">
          <w:t>1</w:t>
        </w:r>
      </w:ins>
      <w:r>
        <w:t xml:space="preserve">0 to 50 stitch nodes), </w:t>
      </w:r>
      <w:ins w:id="177" w:author="Ivan Grishagin" w:date="2020-07-15T12:17:00Z">
        <w:r w:rsidR="009938AB">
          <w:t xml:space="preserve">and </w:t>
        </w:r>
      </w:ins>
      <w:r>
        <w:t xml:space="preserve">the real challenges center around effective strategies for </w:t>
      </w:r>
      <w:ins w:id="178" w:author="Ivan Grishagin" w:date="2020-07-15T12:17:00Z">
        <w:r w:rsidR="009938AB">
          <w:t xml:space="preserve">the </w:t>
        </w:r>
      </w:ins>
      <w:r>
        <w:t xml:space="preserve">handling </w:t>
      </w:r>
      <w:ins w:id="179" w:author="Ivan Grishagin" w:date="2020-07-15T12:17:00Z">
        <w:r w:rsidR="009938AB">
          <w:t xml:space="preserve">of </w:t>
        </w:r>
      </w:ins>
      <w:r>
        <w:t>very large connected components</w:t>
      </w:r>
      <w:del w:id="180" w:author="Ivan Grishagin" w:date="2020-07-15T12:17:00Z">
        <w:r w:rsidDel="009938AB">
          <w:delText xml:space="preserve">—or also </w:delText>
        </w:r>
      </w:del>
      <w:ins w:id="181" w:author="Ivan Grishagin" w:date="2020-07-15T12:17:00Z">
        <w:r w:rsidR="009938AB">
          <w:t xml:space="preserve">, </w:t>
        </w:r>
      </w:ins>
      <w:r>
        <w:t xml:space="preserve">commonly known as </w:t>
      </w:r>
      <w:r>
        <w:rPr>
          <w:i/>
        </w:rPr>
        <w:t>hairballs</w:t>
      </w:r>
      <w:del w:id="182" w:author="Ivan Grishagin" w:date="2020-07-15T12:17:00Z">
        <w:r w:rsidDel="009938AB">
          <w:delText xml:space="preserve"> </w:delText>
        </w:r>
      </w:del>
      <w:r>
        <w:t xml:space="preserve">. For example, the current version of the </w:t>
      </w:r>
      <w:r>
        <w:rPr>
          <w:smallCaps/>
        </w:rPr>
        <w:t>InXight Drugs</w:t>
      </w:r>
      <w:r>
        <w:t xml:space="preserve"> </w:t>
      </w:r>
      <w:del w:id="183" w:author="Ivan Grishagin" w:date="2020-07-15T12:18:00Z">
        <w:r w:rsidDel="009938AB">
          <w:delText xml:space="preserve">resource </w:delText>
        </w:r>
      </w:del>
      <w:ins w:id="184" w:author="Ivan Grishagin" w:date="2020-07-15T12:18:00Z">
        <w:r w:rsidR="009938AB">
          <w:t xml:space="preserve">database </w:t>
        </w:r>
      </w:ins>
      <w:r>
        <w:t xml:space="preserve">has a hairball </w:t>
      </w:r>
      <w:ins w:id="185" w:author="Ivan Grishagin" w:date="2020-07-15T12:18:00Z">
        <w:r w:rsidR="009938AB">
          <w:t xml:space="preserve">containing </w:t>
        </w:r>
      </w:ins>
      <w:del w:id="186" w:author="Ivan Grishagin" w:date="2020-07-15T12:18:00Z">
        <w:r w:rsidDel="009938AB">
          <w:delText xml:space="preserve">close to </w:delText>
        </w:r>
      </w:del>
      <w:ins w:id="187" w:author="Ivan Grishagin" w:date="2020-07-15T12:18:00Z">
        <w:r w:rsidR="009938AB">
          <w:t xml:space="preserve">nearly </w:t>
        </w:r>
      </w:ins>
      <w:r>
        <w:t xml:space="preserve">30,000 stitch nodes spanning across 15 data sources. Developing strategies to untangle large hairballs is the primary challenge for </w:t>
      </w:r>
      <w:r>
        <w:rPr>
          <w:smallCaps/>
        </w:rPr>
        <w:t>Stitcher</w:t>
      </w:r>
      <w:r>
        <w:t>.</w:t>
      </w:r>
    </w:p>
    <w:p w14:paraId="5630897F" w14:textId="563E1964" w:rsidR="00084922" w:rsidRDefault="00AB642C">
      <w:pPr>
        <w:pStyle w:val="BodyText"/>
      </w:pPr>
      <w:r>
        <w:t xml:space="preserve">Equivalence classes in a connected component are explicitly represented as </w:t>
      </w:r>
      <w:proofErr w:type="spellStart"/>
      <w:r>
        <w:rPr>
          <w:i/>
        </w:rPr>
        <w:t>sgroup</w:t>
      </w:r>
      <w:proofErr w:type="spellEnd"/>
      <w:r>
        <w:rPr>
          <w:i/>
        </w:rPr>
        <w:t xml:space="preserve"> nodes</w:t>
      </w:r>
      <w:r>
        <w:t xml:space="preserve"> in the stitch multigraph. Entities that share a common </w:t>
      </w:r>
      <w:proofErr w:type="spellStart"/>
      <w:r>
        <w:rPr>
          <w:i/>
        </w:rPr>
        <w:t>sgroup</w:t>
      </w:r>
      <w:proofErr w:type="spellEnd"/>
      <w:r>
        <w:t xml:space="preserve"> node are considered equivalent. There can be multiple instances of </w:t>
      </w:r>
      <w:proofErr w:type="spellStart"/>
      <w:r>
        <w:t>sgroup</w:t>
      </w:r>
      <w:proofErr w:type="spellEnd"/>
      <w:r>
        <w:t xml:space="preserve"> nodes for a given stitch node, </w:t>
      </w:r>
      <w:del w:id="188" w:author="Ivan Grishagin" w:date="2020-07-15T12:25:00Z">
        <w:r w:rsidDel="00C669C9">
          <w:delText xml:space="preserve">with </w:delText>
        </w:r>
      </w:del>
      <w:ins w:id="189" w:author="Ivan Grishagin" w:date="2020-07-15T12:25:00Z">
        <w:r w:rsidR="00C669C9">
          <w:t xml:space="preserve">where </w:t>
        </w:r>
      </w:ins>
      <w:r>
        <w:t xml:space="preserve">each instance perhaps reflects a specific algorithmic strategy or version. Figure [fig:graph1] shows </w:t>
      </w:r>
      <w:ins w:id="190" w:author="Ivan Grishagin" w:date="2020-07-15T12:46:00Z">
        <w:r w:rsidR="000A7073">
          <w:t xml:space="preserve">an example of </w:t>
        </w:r>
      </w:ins>
      <w:ins w:id="191" w:author="Ivan Grishagin" w:date="2020-07-15T12:47:00Z">
        <w:r w:rsidR="000A7073">
          <w:t xml:space="preserve">a connected component </w:t>
        </w:r>
      </w:ins>
      <w:del w:id="192" w:author="Ivan Grishagin" w:date="2020-07-15T12:47:00Z">
        <w:r w:rsidDel="000A7073">
          <w:delText xml:space="preserve">that there is </w:delText>
        </w:r>
      </w:del>
      <w:ins w:id="193" w:author="Ivan Grishagin" w:date="2020-07-15T12:47:00Z">
        <w:r w:rsidR="000A7073">
          <w:t xml:space="preserve">with </w:t>
        </w:r>
      </w:ins>
      <w:r>
        <w:t>only one equivalence class</w:t>
      </w:r>
      <w:ins w:id="194" w:author="Ivan Grishagin" w:date="2020-07-15T12:47:00Z">
        <w:r w:rsidR="000A7073">
          <w:t xml:space="preserve"> (</w:t>
        </w:r>
        <w:proofErr w:type="spellStart"/>
        <w:r w:rsidR="000A7073">
          <w:t>sgroup</w:t>
        </w:r>
        <w:proofErr w:type="spellEnd"/>
        <w:r w:rsidR="000A7073">
          <w:t>)</w:t>
        </w:r>
      </w:ins>
      <w:r>
        <w:t xml:space="preserve"> as determined by the underlying ER algorithm</w:t>
      </w:r>
      <w:del w:id="195" w:author="Ivan Grishagin" w:date="2020-07-15T12:47:00Z">
        <w:r w:rsidDel="000A7073">
          <w:delText xml:space="preserve"> for the given connected component</w:delText>
        </w:r>
      </w:del>
      <w:r>
        <w:t>.</w:t>
      </w:r>
    </w:p>
    <w:p w14:paraId="1F17ADA6" w14:textId="77777777" w:rsidR="00084922" w:rsidRDefault="00AB642C">
      <w:pPr>
        <w:pStyle w:val="Heading2"/>
      </w:pPr>
      <w:bookmarkStart w:id="196" w:name="sec:stitch-keys"/>
      <w:bookmarkEnd w:id="196"/>
      <w:r>
        <w:lastRenderedPageBreak/>
        <w:t>Stitch keys</w:t>
      </w:r>
    </w:p>
    <w:p w14:paraId="6A6D6AFB" w14:textId="3D0F9C98" w:rsidR="00084922" w:rsidRDefault="00AB642C">
      <w:pPr>
        <w:pStyle w:val="FirstParagraph"/>
      </w:pPr>
      <w:r>
        <w:rPr>
          <w:i/>
        </w:rPr>
        <w:t>Stitch key</w:t>
      </w:r>
      <w:r>
        <w:t xml:space="preserve"> is a core concept in </w:t>
      </w:r>
      <w:r>
        <w:rPr>
          <w:smallCaps/>
        </w:rPr>
        <w:t>Stitcher</w:t>
      </w:r>
      <w:r>
        <w:t xml:space="preserve">. It defines how entities are matched, which, in turn, determines how cliques and connected components are formed. By virtue of its importance, </w:t>
      </w:r>
      <w:del w:id="197" w:author="Ivan Grishagin" w:date="2020-07-15T12:48:00Z">
        <w:r w:rsidDel="00E146A0">
          <w:delText xml:space="preserve">the </w:delText>
        </w:r>
      </w:del>
      <w:ins w:id="198" w:author="Ivan Grishagin" w:date="2020-07-15T12:48:00Z">
        <w:r w:rsidR="00E146A0">
          <w:t xml:space="preserve">a </w:t>
        </w:r>
      </w:ins>
      <w:r>
        <w:t xml:space="preserve">stitch key should reflect the true identity of the </w:t>
      </w:r>
      <w:ins w:id="199" w:author="Ivan Grishagin" w:date="2020-07-15T12:48:00Z">
        <w:r w:rsidR="00E146A0">
          <w:t xml:space="preserve">corresponding </w:t>
        </w:r>
      </w:ins>
      <w:r>
        <w:t xml:space="preserve">entity as </w:t>
      </w:r>
      <w:del w:id="200" w:author="Ivan Grishagin" w:date="2020-07-15T12:49:00Z">
        <w:r w:rsidDel="00E146A0">
          <w:delText xml:space="preserve">much </w:delText>
        </w:r>
      </w:del>
      <w:ins w:id="201" w:author="Ivan Grishagin" w:date="2020-07-15T12:49:00Z">
        <w:r w:rsidR="00E146A0">
          <w:t xml:space="preserve">specifically </w:t>
        </w:r>
      </w:ins>
      <w:r>
        <w:t xml:space="preserve">as possible. Depending on the entity type, </w:t>
      </w:r>
      <w:del w:id="202" w:author="Ivan Grishagin" w:date="2020-07-15T12:49:00Z">
        <w:r w:rsidDel="00E146A0">
          <w:delText xml:space="preserve">the </w:delText>
        </w:r>
      </w:del>
      <w:ins w:id="203" w:author="Ivan Grishagin" w:date="2020-07-15T12:49:00Z">
        <w:r w:rsidR="00E146A0">
          <w:t xml:space="preserve">its </w:t>
        </w:r>
      </w:ins>
      <w:r>
        <w:t xml:space="preserve">stitch key can be generic (e.g., synonym) or very specific (e.g., molecular hash key). For </w:t>
      </w:r>
      <w:ins w:id="204" w:author="Ivan Grishagin" w:date="2020-07-15T12:49:00Z">
        <w:r w:rsidR="00E146A0">
          <w:t>the “</w:t>
        </w:r>
      </w:ins>
      <w:r>
        <w:t>drug</w:t>
      </w:r>
      <w:ins w:id="205" w:author="Ivan Grishagin" w:date="2020-07-15T12:49:00Z">
        <w:r w:rsidR="00E146A0">
          <w:t>”</w:t>
        </w:r>
      </w:ins>
      <w:r>
        <w:t xml:space="preserve"> entity type, </w:t>
      </w:r>
      <w:r>
        <w:rPr>
          <w:smallCaps/>
        </w:rPr>
        <w:t>Stitcher</w:t>
      </w:r>
      <w:r>
        <w:t> relies on the following stitch keys for each entity:</w:t>
      </w:r>
    </w:p>
    <w:p w14:paraId="02AE0970" w14:textId="4CA902A0" w:rsidR="00084922" w:rsidRDefault="00AB642C">
      <w:pPr>
        <w:pStyle w:val="BodyText"/>
      </w:pPr>
      <w:proofErr w:type="spellStart"/>
      <w:r>
        <w:rPr>
          <w:rStyle w:val="VerbatimChar"/>
        </w:rPr>
        <w:t>N_Name</w:t>
      </w:r>
      <w:proofErr w:type="spellEnd"/>
      <w:r>
        <w:t>. This is the most generic stitch key available. Stitch values associated with this stitch key can be any established names or nomenclature</w:t>
      </w:r>
      <w:del w:id="206" w:author="Ivan Grishagin" w:date="2020-07-15T12:50:00Z">
        <w:r w:rsidDel="00E146A0">
          <w:delText>; e.g.,</w:delText>
        </w:r>
      </w:del>
      <w:ins w:id="207" w:author="Ivan Grishagin" w:date="2020-07-15T12:50:00Z">
        <w:r w:rsidR="00E146A0">
          <w:t>:</w:t>
        </w:r>
      </w:ins>
      <w:r>
        <w:t xml:space="preserve"> tradenames, INN (International Nonproprietary Names), USAN (United States Adopted Names), IUPAC (International Union of Pure and Applied Chemistry)</w:t>
      </w:r>
      <w:ins w:id="208" w:author="Ivan Grishagin" w:date="2020-07-15T12:50:00Z">
        <w:r w:rsidR="00E146A0">
          <w:t>, etc</w:t>
        </w:r>
      </w:ins>
      <w:r>
        <w:t>.</w:t>
      </w:r>
    </w:p>
    <w:p w14:paraId="69ACB087" w14:textId="0AD69B14" w:rsidR="00084922" w:rsidRDefault="00AB642C">
      <w:pPr>
        <w:pStyle w:val="BodyText"/>
      </w:pPr>
      <w:r>
        <w:rPr>
          <w:rStyle w:val="VerbatimChar"/>
        </w:rPr>
        <w:t>I_UNII</w:t>
      </w:r>
      <w:r>
        <w:t xml:space="preserve">, </w:t>
      </w:r>
      <w:r>
        <w:rPr>
          <w:rStyle w:val="VerbatimChar"/>
        </w:rPr>
        <w:t>I_CAS</w:t>
      </w:r>
      <w:r>
        <w:t xml:space="preserve">, </w:t>
      </w:r>
      <w:r>
        <w:rPr>
          <w:rStyle w:val="VerbatimChar"/>
        </w:rPr>
        <w:t>I_CID</w:t>
      </w:r>
      <w:r>
        <w:t xml:space="preserve">, </w:t>
      </w:r>
      <w:r>
        <w:rPr>
          <w:rStyle w:val="VerbatimChar"/>
        </w:rPr>
        <w:t>I_CODE</w:t>
      </w:r>
      <w:r>
        <w:t>. These stitch keys represent (</w:t>
      </w:r>
      <w:proofErr w:type="spellStart"/>
      <w:r>
        <w:t>i</w:t>
      </w:r>
      <w:proofErr w:type="spellEnd"/>
      <w:r>
        <w:t>) unique identifiers assigned to the entity by a well-known registrar (e.g., the U.S. Food and Drug Administration in the case of UNII) or (ii) internal company code</w:t>
      </w:r>
      <w:ins w:id="209" w:author="Ivan Grishagin" w:date="2020-07-15T12:50:00Z">
        <w:r w:rsidR="00E146A0">
          <w:t>s</w:t>
        </w:r>
      </w:ins>
      <w:r>
        <w:t xml:space="preserve">. </w:t>
      </w:r>
      <w:r>
        <w:rPr>
          <w:rStyle w:val="VerbatimChar"/>
        </w:rPr>
        <w:t>I_UNII</w:t>
      </w:r>
      <w:r>
        <w:t xml:space="preserve">, </w:t>
      </w:r>
      <w:r>
        <w:rPr>
          <w:rStyle w:val="VerbatimChar"/>
        </w:rPr>
        <w:t>I_CAS</w:t>
      </w:r>
      <w:r>
        <w:t xml:space="preserve">, and </w:t>
      </w:r>
      <w:r>
        <w:rPr>
          <w:rStyle w:val="VerbatimChar"/>
        </w:rPr>
        <w:t>I_CID</w:t>
      </w:r>
      <w:r>
        <w:t xml:space="preserve"> are specific to drug (or substance in general) entity type, whereas </w:t>
      </w:r>
      <w:r>
        <w:rPr>
          <w:rStyle w:val="VerbatimChar"/>
        </w:rPr>
        <w:t>I_CODE</w:t>
      </w:r>
      <w:r>
        <w:t xml:space="preserve"> can be used for any type of identifiers. The decision to use specific stitch keys over generic ones ultimately rests on the strategies used for ER.</w:t>
      </w:r>
    </w:p>
    <w:p w14:paraId="20FD16A5" w14:textId="66FE4DB1" w:rsidR="00084922" w:rsidRDefault="00AB642C">
      <w:pPr>
        <w:pStyle w:val="BodyText"/>
      </w:pPr>
      <w:r>
        <w:rPr>
          <w:rStyle w:val="VerbatimChar"/>
        </w:rPr>
        <w:t>H_LyChI_L5</w:t>
      </w:r>
      <w:r>
        <w:t xml:space="preserve">, </w:t>
      </w:r>
      <w:r>
        <w:rPr>
          <w:rStyle w:val="VerbatimChar"/>
        </w:rPr>
        <w:t>H_LyChI_L4</w:t>
      </w:r>
      <w:r>
        <w:t xml:space="preserve">, </w:t>
      </w:r>
      <w:r>
        <w:rPr>
          <w:rStyle w:val="VerbatimChar"/>
        </w:rPr>
        <w:t>H_LyChI_L3</w:t>
      </w:r>
      <w:r>
        <w:t>. For the small molecule</w:t>
      </w:r>
      <w:ins w:id="210" w:author="Ivan Grishagin" w:date="2020-07-15T13:10:00Z">
        <w:r w:rsidR="00C1212B">
          <w:t>s</w:t>
        </w:r>
      </w:ins>
      <w:del w:id="211" w:author="Ivan Grishagin" w:date="2020-07-15T13:10:00Z">
        <w:r w:rsidDel="00C1212B">
          <w:delText xml:space="preserve"> class of drugs</w:delText>
        </w:r>
      </w:del>
      <w:r>
        <w:t xml:space="preserve">, </w:t>
      </w:r>
      <w:ins w:id="212" w:author="Ivan Grishagin" w:date="2020-07-15T13:10:00Z">
        <w:r w:rsidR="00C1212B">
          <w:t xml:space="preserve">their underlying chemical structure is, </w:t>
        </w:r>
      </w:ins>
      <w:r>
        <w:t>perhaps</w:t>
      </w:r>
      <w:ins w:id="213" w:author="Ivan Grishagin" w:date="2020-07-15T13:10:00Z">
        <w:r w:rsidR="00C1212B">
          <w:t>,</w:t>
        </w:r>
      </w:ins>
      <w:r>
        <w:t xml:space="preserve"> more important than any </w:t>
      </w:r>
      <w:ins w:id="214" w:author="Ivan Grishagin" w:date="2020-07-15T13:10:00Z">
        <w:r w:rsidR="00C1212B">
          <w:t xml:space="preserve">other </w:t>
        </w:r>
      </w:ins>
      <w:r>
        <w:t>identifier</w:t>
      </w:r>
      <w:del w:id="215" w:author="Ivan Grishagin" w:date="2020-07-15T13:11:00Z">
        <w:r w:rsidDel="00C1212B">
          <w:delText>s</w:delText>
        </w:r>
      </w:del>
      <w:del w:id="216" w:author="Ivan Grishagin" w:date="2020-07-15T13:10:00Z">
        <w:r w:rsidDel="00C1212B">
          <w:delText xml:space="preserve"> is the underlying chemical structure</w:delText>
        </w:r>
      </w:del>
      <w:del w:id="217" w:author="Ivan Grishagin" w:date="2020-07-15T13:09:00Z">
        <w:r w:rsidDel="00C1212B">
          <w:delText xml:space="preserve"> definition</w:delText>
        </w:r>
      </w:del>
      <w:r>
        <w:t xml:space="preserve">. These stitch keys are hash values derived from </w:t>
      </w:r>
      <w:del w:id="218" w:author="Ivan Grishagin" w:date="2020-07-15T13:11:00Z">
        <w:r w:rsidDel="00C1212B">
          <w:delText xml:space="preserve">the </w:delText>
        </w:r>
      </w:del>
      <w:ins w:id="219" w:author="Ivan Grishagin" w:date="2020-07-15T13:11:00Z">
        <w:r w:rsidR="00C1212B">
          <w:t xml:space="preserve">a </w:t>
        </w:r>
      </w:ins>
      <w:r>
        <w:t xml:space="preserve">molecular structure at different </w:t>
      </w:r>
      <w:del w:id="220" w:author="Ivan Grishagin" w:date="2020-07-15T13:13:00Z">
        <w:r w:rsidDel="00C1212B">
          <w:delText>resolution</w:delText>
        </w:r>
      </w:del>
      <w:ins w:id="221" w:author="Ivan Grishagin" w:date="2020-07-15T13:13:00Z">
        <w:r w:rsidR="00C1212B">
          <w:t>levels of detail</w:t>
        </w:r>
      </w:ins>
      <w:del w:id="222" w:author="Ivan Grishagin" w:date="2020-07-15T13:13:00Z">
        <w:r w:rsidDel="00C1212B">
          <w:delText>s</w:delText>
        </w:r>
      </w:del>
      <w:del w:id="223" w:author="Ivan Grishagin" w:date="2020-07-15T13:11:00Z">
        <w:r w:rsidDel="00C1212B">
          <w:delText xml:space="preserve"> </w:delText>
        </w:r>
      </w:del>
      <w:r>
        <w:t>. Section [</w:t>
      </w:r>
      <w:proofErr w:type="spellStart"/>
      <w:proofErr w:type="gramStart"/>
      <w:r>
        <w:t>sec:methods</w:t>
      </w:r>
      <w:proofErr w:type="gramEnd"/>
      <w:r>
        <w:t>-ingest</w:t>
      </w:r>
      <w:proofErr w:type="spellEnd"/>
      <w:r>
        <w:t>] discusses in detail how these derived stitch values are generated.</w:t>
      </w:r>
    </w:p>
    <w:p w14:paraId="285A7C21" w14:textId="499A92AA" w:rsidR="00084922" w:rsidRDefault="00AB642C">
      <w:pPr>
        <w:pStyle w:val="BodyText"/>
      </w:pPr>
      <w:r>
        <w:rPr>
          <w:rStyle w:val="VerbatimChar"/>
        </w:rPr>
        <w:t>R_activeMoiety</w:t>
      </w:r>
      <w:r>
        <w:t xml:space="preserve">. </w:t>
      </w:r>
      <w:ins w:id="224" w:author="Ivan Grishagin" w:date="2020-07-15T13:14:00Z">
        <w:r w:rsidR="00C1212B">
          <w:t xml:space="preserve">While </w:t>
        </w:r>
      </w:ins>
      <w:del w:id="225" w:author="Ivan Grishagin" w:date="2020-07-15T13:14:00Z">
        <w:r w:rsidDel="00C1212B">
          <w:delText>T</w:delText>
        </w:r>
      </w:del>
      <w:ins w:id="226" w:author="Ivan Grishagin" w:date="2020-07-15T13:14:00Z">
        <w:r w:rsidR="00C1212B">
          <w:t>t</w:t>
        </w:r>
      </w:ins>
      <w:r>
        <w:t xml:space="preserve">echnically not a stitch key, the active moiety relationship between two drugs provides a strong evidence of equivalence. </w:t>
      </w:r>
      <w:del w:id="227" w:author="Ivan Grishagin" w:date="2020-07-15T13:14:00Z">
        <w:r w:rsidDel="00C1212B">
          <w:delText xml:space="preserve">While </w:delText>
        </w:r>
      </w:del>
      <w:ins w:id="228" w:author="Ivan Grishagin" w:date="2020-07-15T13:14:00Z">
        <w:r w:rsidR="00C1212B">
          <w:t xml:space="preserve">In </w:t>
        </w:r>
      </w:ins>
      <w:ins w:id="229" w:author="Ivan Grishagin" w:date="2020-07-15T13:15:00Z">
        <w:r w:rsidR="00C1212B">
          <w:t xml:space="preserve">most cases, </w:t>
        </w:r>
      </w:ins>
      <w:r>
        <w:t xml:space="preserve">this relationship can be inferred directly from the chemical structures (e.g., freebase and salt forms, </w:t>
      </w:r>
      <w:del w:id="230" w:author="Ivan Grishagin" w:date="2020-07-15T13:15:00Z">
        <w:r w:rsidDel="00C1212B">
          <w:delText xml:space="preserve">with and without </w:delText>
        </w:r>
      </w:del>
      <w:r>
        <w:t>esters</w:t>
      </w:r>
      <w:ins w:id="231" w:author="Ivan Grishagin" w:date="2020-07-15T13:15:00Z">
        <w:r w:rsidR="00C1212B">
          <w:t>, etc.</w:t>
        </w:r>
      </w:ins>
      <w:r>
        <w:t>)</w:t>
      </w:r>
      <w:ins w:id="232" w:author="Ivan Grishagin" w:date="2020-07-15T13:16:00Z">
        <w:r w:rsidR="00C1212B">
          <w:t>.</w:t>
        </w:r>
      </w:ins>
      <w:del w:id="233" w:author="Ivan Grishagin" w:date="2020-07-15T13:16:00Z">
        <w:r w:rsidDel="00C1212B">
          <w:delText>,</w:delText>
        </w:r>
      </w:del>
      <w:r>
        <w:t xml:space="preserve"> </w:t>
      </w:r>
      <w:del w:id="234" w:author="Ivan Grishagin" w:date="2020-07-15T13:16:00Z">
        <w:r w:rsidDel="00C1212B">
          <w:delText>there is some level of curation needed to handle s</w:delText>
        </w:r>
      </w:del>
      <w:ins w:id="235" w:author="Ivan Grishagin" w:date="2020-07-15T13:17:00Z">
        <w:r w:rsidR="00C1212B">
          <w:t>S</w:t>
        </w:r>
      </w:ins>
      <w:r>
        <w:t>tructures with metal complexes and metabolites</w:t>
      </w:r>
      <w:ins w:id="236" w:author="Ivan Grishagin" w:date="2020-07-15T13:16:00Z">
        <w:r w:rsidR="00C1212B">
          <w:t xml:space="preserve"> </w:t>
        </w:r>
      </w:ins>
      <w:ins w:id="237" w:author="Ivan Grishagin" w:date="2020-07-15T13:17:00Z">
        <w:r w:rsidR="00C1212B">
          <w:t xml:space="preserve">are </w:t>
        </w:r>
      </w:ins>
      <w:ins w:id="238" w:author="Ivan Grishagin" w:date="2020-07-15T13:18:00Z">
        <w:r w:rsidR="00C1212B">
          <w:t xml:space="preserve">a noteworthy exception, as in most such cases </w:t>
        </w:r>
      </w:ins>
      <w:ins w:id="239" w:author="Ivan Grishagin" w:date="2020-07-15T13:17:00Z">
        <w:r w:rsidR="00C1212B">
          <w:t xml:space="preserve">active moieties </w:t>
        </w:r>
      </w:ins>
      <w:ins w:id="240" w:author="Ivan Grishagin" w:date="2020-07-15T13:18:00Z">
        <w:r w:rsidR="00C1212B">
          <w:t xml:space="preserve">have </w:t>
        </w:r>
      </w:ins>
      <w:ins w:id="241" w:author="Ivan Grishagin" w:date="2020-07-15T13:17:00Z">
        <w:r w:rsidR="00C1212B">
          <w:t>to be assigned manually</w:t>
        </w:r>
      </w:ins>
      <w:r>
        <w:t>.</w:t>
      </w:r>
    </w:p>
    <w:p w14:paraId="3258BCB4" w14:textId="1A4B857C" w:rsidR="00084922" w:rsidRDefault="00AB642C">
      <w:pPr>
        <w:pStyle w:val="BodyText"/>
      </w:pPr>
      <w:r>
        <w:t>Table [</w:t>
      </w:r>
      <w:proofErr w:type="spellStart"/>
      <w:proofErr w:type="gramStart"/>
      <w:r>
        <w:t>tab:imatinib</w:t>
      </w:r>
      <w:proofErr w:type="spellEnd"/>
      <w:proofErr w:type="gramEnd"/>
      <w:r>
        <w:t xml:space="preserve">] shows examples of stitch keys and stitch values for the drug entity </w:t>
      </w:r>
      <w:r>
        <w:rPr>
          <w:smallCaps/>
        </w:rPr>
        <w:t>Imatinib Mesylate</w:t>
      </w:r>
      <w:r>
        <w:t>. In this example, the</w:t>
      </w:r>
      <w:ins w:id="242" w:author="Ivan Grishagin" w:date="2020-07-15T13:26:00Z">
        <w:r w:rsidR="00294632">
          <w:t xml:space="preserve"> value listed for the</w:t>
        </w:r>
      </w:ins>
      <w:r>
        <w:t xml:space="preserve"> </w:t>
      </w:r>
      <w:r>
        <w:rPr>
          <w:rStyle w:val="VerbatimChar"/>
        </w:rPr>
        <w:t>R_activeMoiety</w:t>
      </w:r>
      <w:r>
        <w:t xml:space="preserve"> </w:t>
      </w:r>
      <w:del w:id="243" w:author="Ivan Grishagin" w:date="2020-07-15T13:20:00Z">
        <w:r w:rsidDel="00294632">
          <w:delText xml:space="preserve">relationship </w:delText>
        </w:r>
      </w:del>
      <w:ins w:id="244" w:author="Ivan Grishagin" w:date="2020-07-15T13:20:00Z">
        <w:r w:rsidR="00294632">
          <w:t xml:space="preserve">stitch key </w:t>
        </w:r>
      </w:ins>
      <w:ins w:id="245" w:author="Ivan Grishagin" w:date="2020-07-15T13:26:00Z">
        <w:r w:rsidR="00294632">
          <w:t xml:space="preserve">is </w:t>
        </w:r>
      </w:ins>
      <w:del w:id="246" w:author="Ivan Grishagin" w:date="2020-07-15T13:19:00Z">
        <w:r w:rsidDel="00C1212B">
          <w:delText xml:space="preserve">specifies </w:delText>
        </w:r>
      </w:del>
      <w:r>
        <w:t xml:space="preserve">the UNII of </w:t>
      </w:r>
      <w:del w:id="247" w:author="Ivan Grishagin" w:date="2020-07-15T13:21:00Z">
        <w:r w:rsidDel="00294632">
          <w:delText>the freebase form (</w:delText>
        </w:r>
      </w:del>
      <w:r>
        <w:rPr>
          <w:smallCaps/>
        </w:rPr>
        <w:t>Imatinib</w:t>
      </w:r>
      <w:ins w:id="248" w:author="Ivan Grishagin" w:date="2020-07-15T13:21:00Z">
        <w:r w:rsidR="00294632">
          <w:rPr>
            <w:smallCaps/>
          </w:rPr>
          <w:t xml:space="preserve">, </w:t>
        </w:r>
        <w:r w:rsidR="00294632">
          <w:t>the freebase form</w:t>
        </w:r>
      </w:ins>
      <w:del w:id="249" w:author="Ivan Grishagin" w:date="2020-07-15T13:21:00Z">
        <w:r w:rsidDel="00294632">
          <w:delText>)</w:delText>
        </w:r>
      </w:del>
      <w:r>
        <w:t xml:space="preserve"> of </w:t>
      </w:r>
      <w:r>
        <w:rPr>
          <w:smallCaps/>
        </w:rPr>
        <w:t>Imatinib Mesylate</w:t>
      </w:r>
      <w:r>
        <w:t>.</w:t>
      </w:r>
    </w:p>
    <w:p w14:paraId="114C2082" w14:textId="77777777" w:rsidR="00084922" w:rsidRDefault="00AB642C">
      <w:pPr>
        <w:pStyle w:val="Heading1"/>
      </w:pPr>
      <w:bookmarkStart w:id="250" w:name="sec:methods"/>
      <w:bookmarkEnd w:id="250"/>
      <w:r>
        <w:t>Methods</w:t>
      </w:r>
    </w:p>
    <w:p w14:paraId="3087C9E8" w14:textId="41CF0215" w:rsidR="00084922" w:rsidRDefault="00AB642C">
      <w:pPr>
        <w:pStyle w:val="FirstParagraph"/>
      </w:pPr>
      <w:r>
        <w:t xml:space="preserve">In general, data integration with </w:t>
      </w:r>
      <w:r>
        <w:rPr>
          <w:smallCaps/>
        </w:rPr>
        <w:t>Stitcher</w:t>
      </w:r>
      <w:r>
        <w:t xml:space="preserve"> consists of four basic steps executed in order: </w:t>
      </w:r>
      <w:r>
        <w:rPr>
          <w:i/>
        </w:rPr>
        <w:t>ingestion</w:t>
      </w:r>
      <w:r>
        <w:t xml:space="preserve">, </w:t>
      </w:r>
      <w:r>
        <w:rPr>
          <w:i/>
        </w:rPr>
        <w:t>stitching</w:t>
      </w:r>
      <w:r>
        <w:t xml:space="preserve">, </w:t>
      </w:r>
      <w:r>
        <w:rPr>
          <w:i/>
        </w:rPr>
        <w:t>entity resolution</w:t>
      </w:r>
      <w:r>
        <w:t xml:space="preserve">, and </w:t>
      </w:r>
      <w:r>
        <w:rPr>
          <w:i/>
        </w:rPr>
        <w:t>entity normalization</w:t>
      </w:r>
      <w:r>
        <w:t xml:space="preserve">. With the exception of </w:t>
      </w:r>
      <w:r>
        <w:rPr>
          <w:i/>
        </w:rPr>
        <w:t>entity resolution</w:t>
      </w:r>
      <w:r>
        <w:t xml:space="preserve">, all other steps—as </w:t>
      </w:r>
      <w:del w:id="251" w:author="Ivan Grishagin" w:date="2020-07-15T15:18:00Z">
        <w:r w:rsidDel="0015726B">
          <w:delText xml:space="preserve">they are </w:delText>
        </w:r>
      </w:del>
      <w:r>
        <w:t xml:space="preserve">currently implemented in </w:t>
      </w:r>
      <w:r>
        <w:rPr>
          <w:smallCaps/>
        </w:rPr>
        <w:t>Stitcher</w:t>
      </w:r>
      <w:r>
        <w:t>—are generic and can be applied to a wide range of entity types.</w:t>
      </w:r>
    </w:p>
    <w:p w14:paraId="6459A956" w14:textId="77777777" w:rsidR="00084922" w:rsidRDefault="00AB642C">
      <w:pPr>
        <w:pStyle w:val="Heading2"/>
      </w:pPr>
      <w:bookmarkStart w:id="252" w:name="sec:methods-ingest"/>
      <w:bookmarkEnd w:id="252"/>
      <w:r>
        <w:lastRenderedPageBreak/>
        <w:t>Data ingestion</w:t>
      </w:r>
    </w:p>
    <w:p w14:paraId="5EC24333" w14:textId="1BAB9830" w:rsidR="00084922" w:rsidRDefault="00AB642C">
      <w:pPr>
        <w:pStyle w:val="FirstParagraph"/>
      </w:pPr>
      <w:r>
        <w:rPr>
          <w:smallCaps/>
        </w:rPr>
        <w:t>Stitcher</w:t>
      </w:r>
      <w:r>
        <w:t xml:space="preserve"> is capable of ingesting data in a wide variety of sources and formats</w:t>
      </w:r>
      <w:ins w:id="253" w:author="Ivan Grishagin" w:date="2020-07-15T15:19:00Z">
        <w:r w:rsidR="0015726B">
          <w:t>, such as</w:t>
        </w:r>
      </w:ins>
      <w:del w:id="254" w:author="Ivan Grishagin" w:date="2020-07-15T15:18:00Z">
        <w:r w:rsidDel="0015726B">
          <w:delText>.</w:delText>
        </w:r>
      </w:del>
      <w:r>
        <w:t xml:space="preserve"> </w:t>
      </w:r>
      <w:del w:id="255" w:author="Ivan Grishagin" w:date="2020-07-15T15:19:00Z">
        <w:r w:rsidDel="0015726B">
          <w:delText xml:space="preserve">Semantic </w:delText>
        </w:r>
      </w:del>
      <w:ins w:id="256" w:author="Ivan Grishagin" w:date="2020-07-15T15:19:00Z">
        <w:r w:rsidR="0015726B">
          <w:t xml:space="preserve">JSON, semantic </w:t>
        </w:r>
      </w:ins>
      <w:r>
        <w:t xml:space="preserve">formats </w:t>
      </w:r>
      <w:ins w:id="257" w:author="Ivan Grishagin" w:date="2020-07-15T15:19:00Z">
        <w:r w:rsidR="0015726B">
          <w:t>(</w:t>
        </w:r>
      </w:ins>
      <w:del w:id="258" w:author="Ivan Grishagin" w:date="2020-07-15T15:19:00Z">
        <w:r w:rsidDel="0015726B">
          <w:delText xml:space="preserve">such as </w:delText>
        </w:r>
      </w:del>
      <w:r>
        <w:t>OWL, RDF, and Turtle</w:t>
      </w:r>
      <w:ins w:id="259" w:author="Ivan Grishagin" w:date="2020-07-15T15:19:00Z">
        <w:r w:rsidR="0015726B">
          <w:t>)</w:t>
        </w:r>
      </w:ins>
      <w:del w:id="260" w:author="Ivan Grishagin" w:date="2020-07-15T15:19:00Z">
        <w:r w:rsidDel="0015726B">
          <w:delText xml:space="preserve"> are supported as are JSON</w:delText>
        </w:r>
      </w:del>
      <w:r>
        <w:t>, delimiter separated text, and custom formats. For non-semantic format</w:t>
      </w:r>
      <w:ins w:id="261" w:author="Ivan Grishagin" w:date="2020-07-15T15:20:00Z">
        <w:r w:rsidR="0015726B">
          <w:t>s</w:t>
        </w:r>
      </w:ins>
      <w:r>
        <w:t>, a separate configuration file is required to map properties to stitch keys.</w:t>
      </w:r>
    </w:p>
    <w:p w14:paraId="5D98D823" w14:textId="3E585694" w:rsidR="00084922" w:rsidRDefault="00AB642C">
      <w:pPr>
        <w:pStyle w:val="BodyText"/>
      </w:pPr>
      <w:r>
        <w:t xml:space="preserve">An important step in data ingestion is the standardization and validation of stitch values. For </w:t>
      </w:r>
      <w:proofErr w:type="spellStart"/>
      <w:r>
        <w:rPr>
          <w:rStyle w:val="VerbatimChar"/>
        </w:rPr>
        <w:t>N_Name</w:t>
      </w:r>
      <w:proofErr w:type="spellEnd"/>
      <w:r>
        <w:t xml:space="preserve"> stitch key, the standardization procedure is simply to convert the input string to uppercase; no validation is performed. For </w:t>
      </w:r>
      <w:r>
        <w:rPr>
          <w:rStyle w:val="VerbatimChar"/>
        </w:rPr>
        <w:t>I_UNII</w:t>
      </w:r>
      <w:r>
        <w:t xml:space="preserve"> and </w:t>
      </w:r>
      <w:r>
        <w:rPr>
          <w:rStyle w:val="VerbatimChar"/>
        </w:rPr>
        <w:t>I_CAS</w:t>
      </w:r>
      <w:r>
        <w:t xml:space="preserve"> stitch keys, no standardization is required, and validation is a simple checksum calculation to ensure the stitch value is proper. Depending on the input format, </w:t>
      </w:r>
      <w:r>
        <w:rPr>
          <w:smallCaps/>
        </w:rPr>
        <w:t>Stitcher</w:t>
      </w:r>
      <w:r>
        <w:t xml:space="preserve"> also provides basic utilities (e.g., </w:t>
      </w:r>
      <w:ins w:id="262" w:author="Ivan Grishagin" w:date="2020-07-15T15:21:00Z">
        <w:r w:rsidR="0015726B">
          <w:t xml:space="preserve">support for </w:t>
        </w:r>
      </w:ins>
      <w:r>
        <w:t>regular expression</w:t>
      </w:r>
      <w:ins w:id="263" w:author="Ivan Grishagin" w:date="2020-07-15T15:21:00Z">
        <w:r w:rsidR="0015726B">
          <w:t>s</w:t>
        </w:r>
      </w:ins>
      <w:r>
        <w:t>) to help with data transformation during ingestion.</w:t>
      </w:r>
    </w:p>
    <w:p w14:paraId="4BA8A409" w14:textId="567B7FE9" w:rsidR="00084922" w:rsidRDefault="00AB642C">
      <w:pPr>
        <w:pStyle w:val="BodyText"/>
      </w:pPr>
      <w:r>
        <w:t xml:space="preserve">Perhaps the most unique feature of </w:t>
      </w:r>
      <w:r>
        <w:rPr>
          <w:smallCaps/>
        </w:rPr>
        <w:t>Stitcher</w:t>
      </w:r>
      <w:r>
        <w:t xml:space="preserve"> is its ability to incorporate </w:t>
      </w:r>
      <w:del w:id="264" w:author="Ivan Grishagin" w:date="2020-07-15T15:21:00Z">
        <w:r w:rsidDel="0015726B">
          <w:delText xml:space="preserve">knowledge of </w:delText>
        </w:r>
      </w:del>
      <w:r>
        <w:t xml:space="preserve">chemical structures into </w:t>
      </w:r>
      <w:ins w:id="265" w:author="Ivan Grishagin" w:date="2020-07-15T15:21:00Z">
        <w:r w:rsidR="0015726B">
          <w:t xml:space="preserve">the </w:t>
        </w:r>
      </w:ins>
      <w:r>
        <w:t>ER</w:t>
      </w:r>
      <w:ins w:id="266" w:author="Ivan Grishagin" w:date="2020-07-15T15:21:00Z">
        <w:r w:rsidR="0015726B">
          <w:t xml:space="preserve"> process</w:t>
        </w:r>
      </w:ins>
      <w:r>
        <w:t xml:space="preserve">. Whereas traditional approaches rely on names and identifiers to determine equivalence substances, </w:t>
      </w:r>
      <w:r>
        <w:rPr>
          <w:smallCaps/>
        </w:rPr>
        <w:t>Stitcher</w:t>
      </w:r>
      <w:r>
        <w:t xml:space="preserve"> goes a step further and utilizes the underlying chemical structures to infer equivalence. This is particularly relevant when </w:t>
      </w:r>
      <w:del w:id="267" w:author="Ivan Grishagin" w:date="2020-07-15T15:21:00Z">
        <w:r w:rsidDel="0015726B">
          <w:delText xml:space="preserve">the </w:delText>
        </w:r>
      </w:del>
      <w:ins w:id="268" w:author="Ivan Grishagin" w:date="2020-07-15T15:21:00Z">
        <w:r w:rsidR="0015726B">
          <w:t xml:space="preserve">a </w:t>
        </w:r>
      </w:ins>
      <w:ins w:id="269" w:author="Ivan Grishagin" w:date="2020-07-15T15:22:00Z">
        <w:r w:rsidR="0015726B">
          <w:t>“</w:t>
        </w:r>
      </w:ins>
      <w:r>
        <w:t>drug</w:t>
      </w:r>
      <w:ins w:id="270" w:author="Ivan Grishagin" w:date="2020-07-15T15:22:00Z">
        <w:r w:rsidR="0015726B">
          <w:t>”</w:t>
        </w:r>
      </w:ins>
      <w:r>
        <w:t xml:space="preserve"> is a mixture, prodrug, or active moiety with complex excipient (or derivative thereof). </w:t>
      </w:r>
      <w:del w:id="271" w:author="Ivan Grishagin" w:date="2020-07-15T15:22:00Z">
        <w:r w:rsidDel="0015726B">
          <w:delText xml:space="preserve">As an </w:delText>
        </w:r>
      </w:del>
      <w:ins w:id="272" w:author="Ivan Grishagin" w:date="2020-07-15T15:22:00Z">
        <w:r w:rsidR="0015726B">
          <w:t xml:space="preserve">For </w:t>
        </w:r>
      </w:ins>
      <w:r>
        <w:t xml:space="preserve">example, consider the drug entity </w:t>
      </w:r>
      <w:r>
        <w:rPr>
          <w:smallCaps/>
        </w:rPr>
        <w:t>Imatinib Mesylate</w:t>
      </w:r>
      <w:r>
        <w:t xml:space="preserve"> and its active ingredient </w:t>
      </w:r>
      <w:r>
        <w:rPr>
          <w:smallCaps/>
        </w:rPr>
        <w:t>Imatinib</w:t>
      </w:r>
      <w:r>
        <w:t xml:space="preserve">. </w:t>
      </w:r>
      <w:del w:id="273" w:author="Ivan Grishagin" w:date="2020-07-15T15:22:00Z">
        <w:r w:rsidDel="0015726B">
          <w:delText>Here, i</w:delText>
        </w:r>
      </w:del>
      <w:ins w:id="274" w:author="Ivan Grishagin" w:date="2020-07-15T15:22:00Z">
        <w:r w:rsidR="0015726B">
          <w:t>I</w:t>
        </w:r>
      </w:ins>
      <w:r>
        <w:t xml:space="preserve">t is obvious that the two entities cannot be matched by </w:t>
      </w:r>
      <w:ins w:id="275" w:author="Ivan Grishagin" w:date="2020-07-15T15:22:00Z">
        <w:r w:rsidR="0015726B">
          <w:t xml:space="preserve">the </w:t>
        </w:r>
      </w:ins>
      <w:r>
        <w:t xml:space="preserve">name alone. Instead, having structural information by way of molecular hash keys for each molecular component allows us to determine equivalence from the common active moiety </w:t>
      </w:r>
      <w:r>
        <w:rPr>
          <w:smallCaps/>
        </w:rPr>
        <w:t>Imatinib</w:t>
      </w:r>
      <w:r>
        <w:t xml:space="preserve"> between the two entities. </w:t>
      </w:r>
      <w:ins w:id="276" w:author="Ivan Grishagin" w:date="2020-07-15T15:24:00Z">
        <w:r w:rsidR="0015726B">
          <w:t>Notably, t</w:t>
        </w:r>
      </w:ins>
      <w:del w:id="277" w:author="Ivan Grishagin" w:date="2020-07-15T15:24:00Z">
        <w:r w:rsidDel="0015726B">
          <w:delText>T</w:delText>
        </w:r>
      </w:del>
      <w:r>
        <w:t>his trivial example might suggest that, instead of comparing names</w:t>
      </w:r>
      <w:del w:id="278" w:author="Ivan Grishagin" w:date="2020-07-15T15:23:00Z">
        <w:r w:rsidDel="0015726B">
          <w:delText xml:space="preserve"> exactly</w:delText>
        </w:r>
      </w:del>
      <w:r>
        <w:t xml:space="preserve">, </w:t>
      </w:r>
      <w:del w:id="279" w:author="Ivan Grishagin" w:date="2020-07-15T15:23:00Z">
        <w:r w:rsidDel="0015726B">
          <w:delText xml:space="preserve">we </w:delText>
        </w:r>
      </w:del>
      <w:ins w:id="280" w:author="Ivan Grishagin" w:date="2020-07-15T15:23:00Z">
        <w:r w:rsidR="0015726B">
          <w:t xml:space="preserve">one could </w:t>
        </w:r>
      </w:ins>
      <w:r>
        <w:t xml:space="preserve">find the longest common substring of the names. The approach would certainly work in this </w:t>
      </w:r>
      <w:del w:id="281" w:author="Ivan Grishagin" w:date="2020-07-15T15:24:00Z">
        <w:r w:rsidDel="0015726B">
          <w:delText>example</w:delText>
        </w:r>
      </w:del>
      <w:ins w:id="282" w:author="Ivan Grishagin" w:date="2020-07-15T15:24:00Z">
        <w:r w:rsidR="0015726B">
          <w:t>specific case</w:t>
        </w:r>
      </w:ins>
      <w:r>
        <w:t xml:space="preserve">, but to make it work in general would require very specialized parsing rules and </w:t>
      </w:r>
      <w:ins w:id="283" w:author="Ivan Grishagin" w:date="2020-07-15T15:24:00Z">
        <w:r w:rsidR="0015726B">
          <w:t xml:space="preserve">rich manually curated </w:t>
        </w:r>
      </w:ins>
      <w:r>
        <w:t>dictionaries.</w:t>
      </w:r>
    </w:p>
    <w:p w14:paraId="1FA9C7A3" w14:textId="35D0F95B" w:rsidR="00084922" w:rsidRDefault="00AB642C">
      <w:pPr>
        <w:pStyle w:val="BodyText"/>
      </w:pPr>
      <w:r>
        <w:t xml:space="preserve">For data sources with chemical structures, the most computationally demanding step in </w:t>
      </w:r>
      <w:ins w:id="284" w:author="Ivan Grishagin" w:date="2020-07-15T15:25:00Z">
        <w:r w:rsidR="0015726B">
          <w:t xml:space="preserve">the </w:t>
        </w:r>
      </w:ins>
      <w:r>
        <w:t xml:space="preserve">data ingestion is the generation of molecular hash keys. Hash keys are generated for each component of a chemical structure </w:t>
      </w:r>
      <w:del w:id="285" w:author="Ivan Grishagin" w:date="2020-07-15T15:25:00Z">
        <w:r w:rsidDel="0015726B">
          <w:delText xml:space="preserve">in </w:delText>
        </w:r>
      </w:del>
      <w:ins w:id="286" w:author="Ivan Grishagin" w:date="2020-07-15T15:25:00Z">
        <w:r w:rsidR="0015726B">
          <w:t xml:space="preserve">at </w:t>
        </w:r>
      </w:ins>
      <w:r>
        <w:t xml:space="preserve">three different structural levels: </w:t>
      </w:r>
      <w:r>
        <w:rPr>
          <w:rStyle w:val="VerbatimChar"/>
        </w:rPr>
        <w:t>L5</w:t>
      </w:r>
      <w:r>
        <w:t xml:space="preserve">, </w:t>
      </w:r>
      <w:r>
        <w:rPr>
          <w:rStyle w:val="VerbatimChar"/>
        </w:rPr>
        <w:t>L4</w:t>
      </w:r>
      <w:r>
        <w:t xml:space="preserve">, and </w:t>
      </w:r>
      <w:r>
        <w:rPr>
          <w:rStyle w:val="VerbatimChar"/>
        </w:rPr>
        <w:t>L3</w:t>
      </w:r>
      <w:r>
        <w:t xml:space="preserve">, which correspond to stitch keys </w:t>
      </w:r>
      <w:r>
        <w:rPr>
          <w:rStyle w:val="VerbatimChar"/>
        </w:rPr>
        <w:t>H_LYCHI_L5</w:t>
      </w:r>
      <w:r>
        <w:t xml:space="preserve">, </w:t>
      </w:r>
      <w:r>
        <w:rPr>
          <w:rStyle w:val="VerbatimChar"/>
        </w:rPr>
        <w:t>H_LYCHI_L4</w:t>
      </w:r>
      <w:r>
        <w:t xml:space="preserve">, and </w:t>
      </w:r>
      <w:r>
        <w:rPr>
          <w:rStyle w:val="VerbatimChar"/>
        </w:rPr>
        <w:t>H_LYCHI_L3</w:t>
      </w:r>
      <w:r>
        <w:t xml:space="preserve">, respectively. Level </w:t>
      </w:r>
      <w:r>
        <w:rPr>
          <w:rStyle w:val="VerbatimChar"/>
        </w:rPr>
        <w:t>L5</w:t>
      </w:r>
      <w:r>
        <w:t xml:space="preserve"> is the most specific; it represents the chemical structure </w:t>
      </w:r>
      <w:ins w:id="287" w:author="Ivan Grishagin" w:date="2020-07-15T15:25:00Z">
        <w:r w:rsidR="0015726B">
          <w:t>“</w:t>
        </w:r>
      </w:ins>
      <w:r>
        <w:t>as</w:t>
      </w:r>
      <w:ins w:id="288" w:author="Ivan Grishagin" w:date="2020-07-15T15:25:00Z">
        <w:r w:rsidR="0015726B">
          <w:t xml:space="preserve"> </w:t>
        </w:r>
      </w:ins>
      <w:del w:id="289" w:author="Ivan Grishagin" w:date="2020-07-15T15:25:00Z">
        <w:r w:rsidDel="0015726B">
          <w:delText>-</w:delText>
        </w:r>
      </w:del>
      <w:r>
        <w:t>is</w:t>
      </w:r>
      <w:ins w:id="290" w:author="Ivan Grishagin" w:date="2020-07-15T15:25:00Z">
        <w:r w:rsidR="0015726B">
          <w:t>”</w:t>
        </w:r>
      </w:ins>
      <w:r>
        <w:t>, i.e.</w:t>
      </w:r>
      <w:del w:id="291" w:author="Ivan Grishagin" w:date="2020-07-15T15:27:00Z">
        <w:r w:rsidDel="0015726B">
          <w:delText>,</w:delText>
        </w:r>
      </w:del>
      <w:r>
        <w:t xml:space="preserve"> without structure normalization and standardization. With the exception of the </w:t>
      </w:r>
      <w:del w:id="292" w:author="Ivan Grishagin" w:date="2020-07-15T15:27:00Z">
        <w:r w:rsidDel="0015726B">
          <w:delText xml:space="preserve">relation </w:delText>
        </w:r>
      </w:del>
      <w:r>
        <w:rPr>
          <w:rStyle w:val="VerbatimChar"/>
        </w:rPr>
        <w:t>R_activeMoiety</w:t>
      </w:r>
      <w:del w:id="293" w:author="Ivan Grishagin" w:date="2020-07-15T15:27:00Z">
        <w:r w:rsidDel="0015726B">
          <w:delText xml:space="preserve">, </w:delText>
        </w:r>
      </w:del>
      <w:ins w:id="294" w:author="Ivan Grishagin" w:date="2020-07-15T15:27:00Z">
        <w:r w:rsidR="0015726B">
          <w:t xml:space="preserve"> relationship, </w:t>
        </w:r>
      </w:ins>
      <w:r>
        <w:t xml:space="preserve">a match at this level has </w:t>
      </w:r>
      <w:ins w:id="295" w:author="Ivan Grishagin" w:date="2020-07-15T15:28:00Z">
        <w:r w:rsidR="00157A34">
          <w:t xml:space="preserve">the </w:t>
        </w:r>
      </w:ins>
      <w:r>
        <w:t>highe</w:t>
      </w:r>
      <w:ins w:id="296" w:author="Ivan Grishagin" w:date="2020-07-15T15:28:00Z">
        <w:r w:rsidR="00157A34">
          <w:t>st</w:t>
        </w:r>
      </w:ins>
      <w:del w:id="297" w:author="Ivan Grishagin" w:date="2020-07-15T15:28:00Z">
        <w:r w:rsidDel="00157A34">
          <w:delText>r</w:delText>
        </w:r>
      </w:del>
      <w:r>
        <w:t xml:space="preserve"> priority</w:t>
      </w:r>
      <w:del w:id="298" w:author="Ivan Grishagin" w:date="2020-07-15T15:29:00Z">
        <w:r w:rsidDel="00157A34">
          <w:delText xml:space="preserve"> over other stitch keys</w:delText>
        </w:r>
      </w:del>
      <w:r>
        <w:t xml:space="preserve">. The next level </w:t>
      </w:r>
      <w:r>
        <w:rPr>
          <w:rStyle w:val="VerbatimChar"/>
        </w:rPr>
        <w:t>L4</w:t>
      </w:r>
      <w:r>
        <w:t xml:space="preserve"> represents the structure after normalization and standardization per the LyChI software package</w:t>
      </w:r>
      <w:del w:id="299" w:author="Ivan Grishagin" w:date="2020-07-15T18:05:00Z">
        <w:r w:rsidDel="002B40CE">
          <w:delText xml:space="preserve"> </w:delText>
        </w:r>
      </w:del>
      <w:r>
        <w:t xml:space="preserve">. A match at this level implies that </w:t>
      </w:r>
      <w:del w:id="300" w:author="Ivan Grishagin" w:date="2020-07-15T18:05:00Z">
        <w:r w:rsidDel="002B40CE">
          <w:delText xml:space="preserve">two </w:delText>
        </w:r>
      </w:del>
      <w:r>
        <w:t xml:space="preserve">structures </w:t>
      </w:r>
      <w:ins w:id="301" w:author="Ivan Grishagin" w:date="2020-07-15T18:05:00Z">
        <w:r w:rsidR="002B40CE">
          <w:t xml:space="preserve">being compared </w:t>
        </w:r>
      </w:ins>
      <w:r>
        <w:t xml:space="preserve">are equivalent in terms of stereochemistry, resonance, and tautomerism. </w:t>
      </w:r>
      <w:del w:id="302" w:author="Ivan Grishagin" w:date="2020-07-15T18:05:00Z">
        <w:r w:rsidDel="002B40CE">
          <w:delText xml:space="preserve">And the </w:delText>
        </w:r>
      </w:del>
      <w:ins w:id="303" w:author="Ivan Grishagin" w:date="2020-07-15T18:06:00Z">
        <w:r w:rsidR="002B40CE">
          <w:t xml:space="preserve">Finally, </w:t>
        </w:r>
      </w:ins>
      <w:ins w:id="304" w:author="Ivan Grishagin" w:date="2020-07-15T18:12:00Z">
        <w:r w:rsidR="002B40CE">
          <w:t xml:space="preserve">as incorrect or missing stereo information is one of the most common type of errors associated with chemical structures, </w:t>
        </w:r>
      </w:ins>
      <w:ins w:id="305" w:author="Ivan Grishagin" w:date="2020-07-15T18:06:00Z">
        <w:r w:rsidR="002B40CE">
          <w:t>t</w:t>
        </w:r>
      </w:ins>
      <w:ins w:id="306" w:author="Ivan Grishagin" w:date="2020-07-15T18:05:00Z">
        <w:r w:rsidR="002B40CE">
          <w:t xml:space="preserve">he </w:t>
        </w:r>
      </w:ins>
      <w:r>
        <w:t xml:space="preserve">last level </w:t>
      </w:r>
      <w:r>
        <w:rPr>
          <w:rStyle w:val="VerbatimChar"/>
        </w:rPr>
        <w:t>L3</w:t>
      </w:r>
      <w:r>
        <w:t xml:space="preserve"> </w:t>
      </w:r>
      <w:ins w:id="307" w:author="Ivan Grishagin" w:date="2020-07-15T18:06:00Z">
        <w:r w:rsidR="002B40CE">
          <w:t xml:space="preserve">removes </w:t>
        </w:r>
      </w:ins>
      <w:del w:id="308" w:author="Ivan Grishagin" w:date="2020-07-15T18:06:00Z">
        <w:r w:rsidDel="002B40CE">
          <w:delText xml:space="preserve">is the same as </w:delText>
        </w:r>
        <w:r w:rsidDel="002B40CE">
          <w:rPr>
            <w:rStyle w:val="VerbatimChar"/>
          </w:rPr>
          <w:delText>L4</w:delText>
        </w:r>
        <w:r w:rsidDel="002B40CE">
          <w:delText xml:space="preserve"> but without </w:delText>
        </w:r>
      </w:del>
      <w:r>
        <w:t>stereochemistry</w:t>
      </w:r>
      <w:ins w:id="309" w:author="Ivan Grishagin" w:date="2020-07-15T18:06:00Z">
        <w:r w:rsidR="002B40CE">
          <w:t xml:space="preserve"> from consideration</w:t>
        </w:r>
      </w:ins>
      <w:ins w:id="310" w:author="Ivan Grishagin" w:date="2020-07-15T18:12:00Z">
        <w:r w:rsidR="002B40CE">
          <w:t xml:space="preserve"> entirely</w:t>
        </w:r>
      </w:ins>
      <w:r>
        <w:t xml:space="preserve">. A match at this level is </w:t>
      </w:r>
      <w:ins w:id="311" w:author="Ivan Grishagin" w:date="2020-07-15T18:12:00Z">
        <w:r w:rsidR="002B40CE">
          <w:t xml:space="preserve">thus </w:t>
        </w:r>
      </w:ins>
      <w:r>
        <w:t xml:space="preserve">considered weak and does not constitute equivalence without other </w:t>
      </w:r>
      <w:del w:id="312" w:author="Ivan Grishagin" w:date="2020-07-15T18:06:00Z">
        <w:r w:rsidDel="002B40CE">
          <w:delText xml:space="preserve">significant </w:delText>
        </w:r>
      </w:del>
      <w:r>
        <w:t xml:space="preserve">supporting evidence. </w:t>
      </w:r>
      <w:del w:id="313" w:author="Ivan Grishagin" w:date="2020-07-15T18:13:00Z">
        <w:r w:rsidDel="002B40CE">
          <w:delText xml:space="preserve">The purpose </w:delText>
        </w:r>
      </w:del>
      <w:del w:id="314" w:author="Ivan Grishagin" w:date="2020-07-15T18:07:00Z">
        <w:r w:rsidDel="002B40CE">
          <w:delText xml:space="preserve">for </w:delText>
        </w:r>
      </w:del>
      <w:del w:id="315" w:author="Ivan Grishagin" w:date="2020-07-15T18:13:00Z">
        <w:r w:rsidDel="002B40CE">
          <w:rPr>
            <w:rStyle w:val="VerbatimChar"/>
          </w:rPr>
          <w:delText>L3</w:delText>
        </w:r>
        <w:r w:rsidDel="002B40CE">
          <w:delText xml:space="preserve"> is </w:delText>
        </w:r>
      </w:del>
      <w:del w:id="316" w:author="Ivan Grishagin" w:date="2020-07-15T18:08:00Z">
        <w:r w:rsidDel="002B40CE">
          <w:delText xml:space="preserve">in </w:delText>
        </w:r>
      </w:del>
      <w:del w:id="317" w:author="Ivan Grishagin" w:date="2020-07-15T18:13:00Z">
        <w:r w:rsidDel="002B40CE">
          <w:delText xml:space="preserve">anticipation of incorrect or missing stereo information, which is one of the most common type of errors associated with chemical structures. </w:delText>
        </w:r>
      </w:del>
      <w:r>
        <w:t xml:space="preserve">For each hash key, a suffix </w:t>
      </w:r>
      <w:r>
        <w:rPr>
          <w:rStyle w:val="VerbatimChar"/>
        </w:rPr>
        <w:t>-M</w:t>
      </w:r>
      <w:r>
        <w:t xml:space="preserve">, </w:t>
      </w:r>
      <w:r>
        <w:rPr>
          <w:rStyle w:val="VerbatimChar"/>
        </w:rPr>
        <w:t>-S</w:t>
      </w:r>
      <w:r>
        <w:t xml:space="preserve">, or </w:t>
      </w:r>
      <w:r>
        <w:rPr>
          <w:rStyle w:val="VerbatimChar"/>
        </w:rPr>
        <w:t>-N</w:t>
      </w:r>
      <w:r>
        <w:t xml:space="preserve"> is also assigned to designate the molecular component as either a </w:t>
      </w:r>
      <w:r>
        <w:rPr>
          <w:i/>
        </w:rPr>
        <w:t>metal</w:t>
      </w:r>
      <w:r>
        <w:t xml:space="preserve">, </w:t>
      </w:r>
      <w:r>
        <w:rPr>
          <w:i/>
        </w:rPr>
        <w:t>salt</w:t>
      </w:r>
      <w:r>
        <w:t xml:space="preserve">, or </w:t>
      </w:r>
      <w:r>
        <w:rPr>
          <w:i/>
        </w:rPr>
        <w:t>neither</w:t>
      </w:r>
      <w:r>
        <w:t>, respectively. Table [</w:t>
      </w:r>
      <w:proofErr w:type="spellStart"/>
      <w:proofErr w:type="gramStart"/>
      <w:r>
        <w:t>tab:imatinib</w:t>
      </w:r>
      <w:proofErr w:type="spellEnd"/>
      <w:proofErr w:type="gramEnd"/>
      <w:r>
        <w:t xml:space="preserve">] illustrates all three representations for the drug </w:t>
      </w:r>
      <w:r>
        <w:rPr>
          <w:smallCaps/>
        </w:rPr>
        <w:t>Imatinib Mesylate</w:t>
      </w:r>
      <w:r>
        <w:t xml:space="preserve">. Note that the cardinality for </w:t>
      </w:r>
      <w:r>
        <w:rPr>
          <w:rStyle w:val="VerbatimChar"/>
        </w:rPr>
        <w:t>L5</w:t>
      </w:r>
      <w:r>
        <w:t xml:space="preserve"> is always one, whereas for </w:t>
      </w:r>
      <w:r>
        <w:rPr>
          <w:rStyle w:val="VerbatimChar"/>
        </w:rPr>
        <w:t>L4</w:t>
      </w:r>
      <w:r>
        <w:t xml:space="preserve"> and </w:t>
      </w:r>
      <w:r>
        <w:rPr>
          <w:rStyle w:val="VerbatimChar"/>
        </w:rPr>
        <w:t>L3</w:t>
      </w:r>
      <w:r>
        <w:t xml:space="preserve"> the cardinality is equal to the number of non-hydrate molecular components. (Hydrate components are removed prior to processing.)</w:t>
      </w:r>
    </w:p>
    <w:p w14:paraId="4F5C6DF0" w14:textId="77777777" w:rsidR="00084922" w:rsidRDefault="00AB642C">
      <w:pPr>
        <w:pStyle w:val="Heading2"/>
      </w:pPr>
      <w:bookmarkStart w:id="318" w:name="data-stitching"/>
      <w:bookmarkEnd w:id="318"/>
      <w:r>
        <w:lastRenderedPageBreak/>
        <w:t>Data stitching</w:t>
      </w:r>
    </w:p>
    <w:p w14:paraId="27F27318" w14:textId="3C77AA0D" w:rsidR="00084922" w:rsidRDefault="00AB642C">
      <w:pPr>
        <w:pStyle w:val="FirstParagraph"/>
      </w:pPr>
      <w:r>
        <w:rPr>
          <w:i/>
        </w:rPr>
        <w:t>Stitching</w:t>
      </w:r>
      <w:r>
        <w:t xml:space="preserve"> is the process by which the </w:t>
      </w:r>
      <w:del w:id="319" w:author="Ivan Grishagin" w:date="2020-07-15T18:15:00Z">
        <w:r w:rsidDel="00A01ACB">
          <w:delText xml:space="preserve">stitch </w:delText>
        </w:r>
      </w:del>
      <w:r>
        <w:t xml:space="preserve">multigraph is incrementally constructed as data </w:t>
      </w:r>
      <w:del w:id="320" w:author="Ivan Grishagin" w:date="2020-07-15T18:15:00Z">
        <w:r w:rsidDel="00A01ACB">
          <w:delText xml:space="preserve">is </w:delText>
        </w:r>
      </w:del>
      <w:ins w:id="321" w:author="Ivan Grishagin" w:date="2020-07-15T18:15:00Z">
        <w:r w:rsidR="00A01ACB">
          <w:t xml:space="preserve">are </w:t>
        </w:r>
      </w:ins>
      <w:r>
        <w:t>ingested. Algorithm [</w:t>
      </w:r>
      <w:proofErr w:type="spellStart"/>
      <w:proofErr w:type="gramStart"/>
      <w:r>
        <w:t>algo:stitching</w:t>
      </w:r>
      <w:proofErr w:type="spellEnd"/>
      <w:proofErr w:type="gramEnd"/>
      <w:r>
        <w:t xml:space="preserve">] describes the basic stitching algorithm of </w:t>
      </w:r>
      <w:r>
        <w:rPr>
          <w:smallCaps/>
        </w:rPr>
        <w:t>Stitcher</w:t>
      </w:r>
      <w:r>
        <w:t xml:space="preserve">. This algorithm is applied to each data source, and upon </w:t>
      </w:r>
      <w:del w:id="322" w:author="Ivan Grishagin" w:date="2020-07-15T18:54:00Z">
        <w:r w:rsidDel="00202DFD">
          <w:delText xml:space="preserve">its </w:delText>
        </w:r>
      </w:del>
      <w:r>
        <w:t>completion produce</w:t>
      </w:r>
      <w:ins w:id="323" w:author="Ivan Grishagin" w:date="2020-07-15T18:53:00Z">
        <w:r w:rsidR="00202DFD">
          <w:t>s</w:t>
        </w:r>
      </w:ins>
      <w:del w:id="324" w:author="Ivan Grishagin" w:date="2020-07-15T18:53:00Z">
        <w:r w:rsidDel="00202DFD">
          <w:delText>d</w:delText>
        </w:r>
      </w:del>
      <w:r>
        <w:t xml:space="preserve"> a stitch multigraph such that any stitch value that spans </w:t>
      </w:r>
      <m:oMath>
        <m:r>
          <w:rPr>
            <w:rFonts w:ascii="Cambria Math" w:hAnsi="Cambria Math"/>
          </w:rPr>
          <m:t>N</m:t>
        </m:r>
      </m:oMath>
      <w:r>
        <w:t xml:space="preserve"> stitch nodes is an induced clique</w:t>
      </w:r>
      <w:ins w:id="325" w:author="Ivan Grishagin" w:date="2020-07-15T18:55:00Z">
        <w:r w:rsidR="00202DFD">
          <w:t>—</w:t>
        </w:r>
      </w:ins>
      <w:del w:id="326" w:author="Ivan Grishagin" w:date="2020-07-15T18:55:00Z">
        <w:r w:rsidDel="00202DFD">
          <w:delText>, i.e.</w:delText>
        </w:r>
      </w:del>
      <w:del w:id="327" w:author="Ivan Grishagin" w:date="2020-07-15T18:54:00Z">
        <w:r w:rsidDel="00202DFD">
          <w:delText>,</w:delText>
        </w:r>
      </w:del>
      <w:del w:id="328" w:author="Ivan Grishagin" w:date="2020-07-15T18:55:00Z">
        <w:r w:rsidDel="00202DFD">
          <w:delText xml:space="preserve"> </w:delText>
        </w:r>
      </w:del>
      <w:r>
        <w:t xml:space="preserve">a complete subgraph of </w:t>
      </w:r>
      <m:oMath>
        <m:r>
          <w:rPr>
            <w:rFonts w:ascii="Cambria Math" w:hAnsi="Cambria Math"/>
          </w:rPr>
          <m:t>N</m:t>
        </m:r>
      </m:oMath>
      <w:r>
        <w:t xml:space="preserve"> nodes and </w:t>
      </w:r>
      <m:oMath>
        <m:f>
          <m:fPr>
            <m:ctrlPr>
              <w:rPr>
                <w:rFonts w:ascii="Cambria Math" w:hAnsi="Cambria Math"/>
              </w:rPr>
            </m:ctrlPr>
          </m:fPr>
          <m:num>
            <m:r>
              <w:rPr>
                <w:rFonts w:ascii="Cambria Math" w:hAnsi="Cambria Math"/>
              </w:rPr>
              <m:t>N(N-1)</m:t>
            </m:r>
          </m:num>
          <m:den>
            <m:r>
              <w:rPr>
                <w:rFonts w:ascii="Cambria Math" w:hAnsi="Cambria Math"/>
              </w:rPr>
              <m:t>2</m:t>
            </m:r>
          </m:den>
        </m:f>
      </m:oMath>
      <w:r>
        <w:t xml:space="preserve"> edges. Overlapping induced cliques form the basis for the proposed ER approach discussed in the next section. </w:t>
      </w:r>
      <w:del w:id="329" w:author="Ivan Grishagin" w:date="2020-07-16T00:06:00Z">
        <w:r w:rsidDel="00142A38">
          <w:delText>As a side</w:delText>
        </w:r>
      </w:del>
      <w:del w:id="330" w:author="Ivan Grishagin" w:date="2020-07-15T23:49:00Z">
        <w:r w:rsidDel="00443BE7">
          <w:delText>-</w:delText>
        </w:r>
      </w:del>
      <w:del w:id="331" w:author="Ivan Grishagin" w:date="2020-07-16T00:06:00Z">
        <w:r w:rsidDel="00142A38">
          <w:delText>effect, the</w:delText>
        </w:r>
      </w:del>
      <w:ins w:id="332" w:author="Ivan Grishagin" w:date="2020-07-16T00:06:00Z">
        <w:r w:rsidR="00142A38">
          <w:t>The</w:t>
        </w:r>
      </w:ins>
      <w:r>
        <w:t xml:space="preserve"> stitching algorithm also utilizes </w:t>
      </w:r>
      <w:del w:id="333" w:author="Ivan Grishagin" w:date="2020-07-16T00:06:00Z">
        <w:r w:rsidDel="00142A38">
          <w:delText xml:space="preserve">the </w:delText>
        </w:r>
      </w:del>
      <w:ins w:id="334" w:author="Ivan Grishagin" w:date="2020-07-16T00:06:00Z">
        <w:r w:rsidR="00142A38">
          <w:t xml:space="preserve">a </w:t>
        </w:r>
      </w:ins>
      <w:r>
        <w:t>union-find algorithm</w:t>
      </w:r>
      <w:del w:id="335" w:author="Ivan Grishagin" w:date="2020-07-15T18:56:00Z">
        <w:r w:rsidDel="00202DFD">
          <w:delText xml:space="preserve"> </w:delText>
        </w:r>
      </w:del>
      <w:r>
        <w:t xml:space="preserve"> to efficiently track connected components.</w:t>
      </w:r>
    </w:p>
    <w:p w14:paraId="1B363092" w14:textId="77777777" w:rsidR="00084922" w:rsidRDefault="00AB642C">
      <w:pPr>
        <w:pStyle w:val="Heading2"/>
      </w:pPr>
      <w:bookmarkStart w:id="336" w:name="sec:methods-er"/>
      <w:bookmarkEnd w:id="336"/>
      <w:r>
        <w:t>Entity resolution</w:t>
      </w:r>
    </w:p>
    <w:p w14:paraId="08F20425" w14:textId="03320A8D" w:rsidR="00084922" w:rsidRDefault="00AB642C">
      <w:pPr>
        <w:pStyle w:val="FirstParagraph"/>
      </w:pPr>
      <w:r>
        <w:t>After all data sources have been stitched together, the next step is to partition the stitch multigraph into disjoint</w:t>
      </w:r>
      <w:ins w:id="337" w:author="Ivan Grishagin" w:date="2020-07-16T00:08:00Z">
        <w:r w:rsidR="00142A38">
          <w:t>ed</w:t>
        </w:r>
      </w:ins>
      <w:r>
        <w:t xml:space="preserve"> entity sets. Formally, </w:t>
      </w:r>
      <w:ins w:id="338" w:author="Ivan Grishagin" w:date="2020-07-16T00:11:00Z">
        <w:r w:rsidR="006D0E12">
          <w:t xml:space="preserve">only </w:t>
        </w:r>
      </w:ins>
      <w:r>
        <w:t xml:space="preserve">this </w:t>
      </w:r>
      <w:ins w:id="339" w:author="Ivan Grishagin" w:date="2020-07-16T00:09:00Z">
        <w:r w:rsidR="00142A38">
          <w:t xml:space="preserve">particular </w:t>
        </w:r>
      </w:ins>
      <w:r>
        <w:t xml:space="preserve">step </w:t>
      </w:r>
      <w:del w:id="340" w:author="Ivan Grishagin" w:date="2020-07-16T00:11:00Z">
        <w:r w:rsidDel="006D0E12">
          <w:delText xml:space="preserve">is known as </w:delText>
        </w:r>
      </w:del>
      <w:ins w:id="341" w:author="Ivan Grishagin" w:date="2020-07-16T00:11:00Z">
        <w:r w:rsidR="006D0E12">
          <w:t xml:space="preserve">constitutes the </w:t>
        </w:r>
      </w:ins>
      <w:r>
        <w:rPr>
          <w:i/>
        </w:rPr>
        <w:t>entity resolution</w:t>
      </w:r>
      <w:r>
        <w:t xml:space="preserve"> (ER)</w:t>
      </w:r>
      <w:ins w:id="342" w:author="Ivan Grishagin" w:date="2020-07-16T00:11:00Z">
        <w:r w:rsidR="006D0E12">
          <w:t>,</w:t>
        </w:r>
      </w:ins>
      <w:r>
        <w:t xml:space="preserve"> and</w:t>
      </w:r>
      <w:ins w:id="343" w:author="Ivan Grishagin" w:date="2020-07-16T00:09:00Z">
        <w:r w:rsidR="00142A38">
          <w:t xml:space="preserve"> it</w:t>
        </w:r>
      </w:ins>
      <w:r>
        <w:t xml:space="preserve"> is the only step within </w:t>
      </w:r>
      <w:r>
        <w:rPr>
          <w:smallCaps/>
        </w:rPr>
        <w:t>Stitcher</w:t>
      </w:r>
      <w:r>
        <w:t xml:space="preserve"> that is </w:t>
      </w:r>
      <w:del w:id="344" w:author="Ivan Grishagin" w:date="2020-07-16T00:10:00Z">
        <w:r w:rsidDel="006D0E12">
          <w:delText xml:space="preserve">specific to the drug </w:delText>
        </w:r>
      </w:del>
      <w:r>
        <w:t>entity type</w:t>
      </w:r>
      <w:ins w:id="345" w:author="Ivan Grishagin" w:date="2020-07-16T00:10:00Z">
        <w:r w:rsidR="006D0E12" w:rsidRPr="006D0E12">
          <w:t xml:space="preserve"> </w:t>
        </w:r>
        <w:r w:rsidR="006D0E12">
          <w:t>specific</w:t>
        </w:r>
      </w:ins>
      <w:r>
        <w:t xml:space="preserve">. This is to be expected: </w:t>
      </w:r>
      <w:ins w:id="346" w:author="Ivan Grishagin" w:date="2020-07-16T00:12:00Z">
        <w:r w:rsidR="006D0E12">
          <w:t>g</w:t>
        </w:r>
      </w:ins>
      <w:del w:id="347" w:author="Ivan Grishagin" w:date="2020-07-16T00:12:00Z">
        <w:r w:rsidDel="006D0E12">
          <w:delText>G</w:delText>
        </w:r>
      </w:del>
      <w:r>
        <w:t xml:space="preserve">iven that ER </w:t>
      </w:r>
      <w:del w:id="348" w:author="Ivan Grishagin" w:date="2020-07-16T00:12:00Z">
        <w:r w:rsidDel="006D0E12">
          <w:delText xml:space="preserve">is </w:delText>
        </w:r>
      </w:del>
      <w:ins w:id="349" w:author="Ivan Grishagin" w:date="2020-07-16T00:12:00Z">
        <w:r w:rsidR="006D0E12">
          <w:t>essentially is a process of</w:t>
        </w:r>
      </w:ins>
      <w:del w:id="350" w:author="Ivan Grishagin" w:date="2020-07-16T00:12:00Z">
        <w:r w:rsidDel="006D0E12">
          <w:delText xml:space="preserve">about </w:delText>
        </w:r>
      </w:del>
      <w:del w:id="351" w:author="Ivan Grishagin" w:date="2020-07-16T00:13:00Z">
        <w:r w:rsidDel="006D0E12">
          <w:delText>adjudicat</w:delText>
        </w:r>
      </w:del>
      <w:del w:id="352" w:author="Ivan Grishagin" w:date="2020-07-16T00:12:00Z">
        <w:r w:rsidDel="006D0E12">
          <w:delText>ing</w:delText>
        </w:r>
      </w:del>
      <w:r>
        <w:t xml:space="preserve"> </w:t>
      </w:r>
      <w:ins w:id="353" w:author="Ivan Grishagin" w:date="2020-07-16T00:36:00Z">
        <w:r w:rsidR="004578D8">
          <w:t xml:space="preserve">the </w:t>
        </w:r>
      </w:ins>
      <w:del w:id="354" w:author="Ivan Grishagin" w:date="2020-07-16T00:36:00Z">
        <w:r w:rsidDel="004578D8">
          <w:delText>the splitting and merging of entiti</w:delText>
        </w:r>
      </w:del>
      <w:ins w:id="355" w:author="Ivan Grishagin" w:date="2020-07-16T00:36:00Z">
        <w:r w:rsidR="004578D8">
          <w:t>entity identification</w:t>
        </w:r>
      </w:ins>
      <w:del w:id="356" w:author="Ivan Grishagin" w:date="2020-07-16T00:36:00Z">
        <w:r w:rsidDel="004578D8">
          <w:delText>es</w:delText>
        </w:r>
      </w:del>
      <w:r>
        <w:t xml:space="preserve">, a reasonable amount of knowledge of the entity type is required for the adjudication to be </w:t>
      </w:r>
      <w:ins w:id="357" w:author="Ivan Grishagin" w:date="2020-07-16T00:14:00Z">
        <w:r w:rsidR="006D0E12">
          <w:t xml:space="preserve">sufficiently </w:t>
        </w:r>
      </w:ins>
      <w:del w:id="358" w:author="Ivan Grishagin" w:date="2020-07-16T00:14:00Z">
        <w:r w:rsidDel="006D0E12">
          <w:delText>effective</w:delText>
        </w:r>
      </w:del>
      <w:ins w:id="359" w:author="Ivan Grishagin" w:date="2020-07-16T00:14:00Z">
        <w:r w:rsidR="006D0E12">
          <w:t>accurate</w:t>
        </w:r>
      </w:ins>
      <w:r>
        <w:t xml:space="preserve">. For a given connected component, the iterative process of assigning equivalence labels to stitch nodes is known as </w:t>
      </w:r>
      <w:r>
        <w:rPr>
          <w:i/>
        </w:rPr>
        <w:t>untangling</w:t>
      </w:r>
      <w:r>
        <w:t>. Algorithm [</w:t>
      </w:r>
      <w:proofErr w:type="spellStart"/>
      <w:proofErr w:type="gramStart"/>
      <w:r>
        <w:t>algo:untangle</w:t>
      </w:r>
      <w:proofErr w:type="spellEnd"/>
      <w:proofErr w:type="gramEnd"/>
      <w:r>
        <w:t>] gives a high level outline of the untangling process.</w:t>
      </w:r>
    </w:p>
    <w:p w14:paraId="4795AE45" w14:textId="07C8B7CA" w:rsidR="00084922" w:rsidRDefault="00AB642C">
      <w:pPr>
        <w:pStyle w:val="BodyText"/>
      </w:pPr>
      <w:del w:id="360" w:author="Ivan Grishagin" w:date="2020-07-16T00:53:00Z">
        <w:r w:rsidDel="00586547">
          <w:delText>At the core of the algorithm is t</w:delText>
        </w:r>
      </w:del>
      <w:ins w:id="361" w:author="Ivan Grishagin" w:date="2020-07-16T00:53:00Z">
        <w:r w:rsidR="00586547">
          <w:t>T</w:t>
        </w:r>
      </w:ins>
      <w:r>
        <w:t xml:space="preserve">he </w:t>
      </w:r>
      <w:ins w:id="362" w:author="Ivan Grishagin" w:date="2020-07-16T00:53:00Z">
        <w:r w:rsidR="00586547">
          <w:t xml:space="preserve">aforementioned </w:t>
        </w:r>
      </w:ins>
      <w:r>
        <w:t>implied priorities associated with the stitch keys</w:t>
      </w:r>
      <w:ins w:id="363" w:author="Ivan Grishagin" w:date="2020-07-16T00:53:00Z">
        <w:r w:rsidR="00586547" w:rsidRPr="00586547">
          <w:t xml:space="preserve"> </w:t>
        </w:r>
        <w:r w:rsidR="00586547">
          <w:t>are at the core of the algorithm</w:t>
        </w:r>
      </w:ins>
      <w:r>
        <w:t xml:space="preserve">. The </w:t>
      </w:r>
      <w:del w:id="364" w:author="Ivan Grishagin" w:date="2020-07-16T00:58:00Z">
        <w:r w:rsidDel="00586547">
          <w:delText xml:space="preserve">relation </w:delText>
        </w:r>
      </w:del>
      <w:r>
        <w:rPr>
          <w:rStyle w:val="VerbatimChar"/>
        </w:rPr>
        <w:t>R_activeMoiety</w:t>
      </w:r>
      <w:r>
        <w:t xml:space="preserve"> </w:t>
      </w:r>
      <w:ins w:id="365" w:author="Ivan Grishagin" w:date="2020-07-16T00:58:00Z">
        <w:r w:rsidR="00586547">
          <w:t xml:space="preserve">key </w:t>
        </w:r>
      </w:ins>
      <w:r>
        <w:t xml:space="preserve">has the highest priority as it is </w:t>
      </w:r>
      <w:ins w:id="366" w:author="Ivan Grishagin" w:date="2020-07-16T00:58:00Z">
        <w:r w:rsidR="00586547">
          <w:t xml:space="preserve">a </w:t>
        </w:r>
      </w:ins>
      <w:ins w:id="367" w:author="Ivan Grishagin" w:date="2020-07-16T01:01:00Z">
        <w:r w:rsidR="009B2F76">
          <w:t xml:space="preserve">unique </w:t>
        </w:r>
      </w:ins>
      <w:r>
        <w:t xml:space="preserve">manually generated </w:t>
      </w:r>
      <w:ins w:id="368" w:author="Ivan Grishagin" w:date="2020-07-16T01:02:00Z">
        <w:r w:rsidR="009B2F76">
          <w:t xml:space="preserve">relationship </w:t>
        </w:r>
      </w:ins>
      <w:del w:id="369" w:author="Ivan Grishagin" w:date="2020-07-16T00:59:00Z">
        <w:r w:rsidDel="00586547">
          <w:delText xml:space="preserve">and is a special relation </w:delText>
        </w:r>
      </w:del>
      <w:r>
        <w:t xml:space="preserve">that </w:t>
      </w:r>
      <w:ins w:id="370" w:author="Ivan Grishagin" w:date="2020-07-16T00:59:00Z">
        <w:r w:rsidR="00586547">
          <w:t xml:space="preserve">is </w:t>
        </w:r>
      </w:ins>
      <w:r>
        <w:t xml:space="preserve">only available </w:t>
      </w:r>
      <w:del w:id="371" w:author="Ivan Grishagin" w:date="2020-07-16T00:59:00Z">
        <w:r w:rsidDel="00586547">
          <w:delText xml:space="preserve">to </w:delText>
        </w:r>
      </w:del>
      <w:ins w:id="372" w:author="Ivan Grishagin" w:date="2020-07-16T01:02:00Z">
        <w:r w:rsidR="009B2F76">
          <w:t xml:space="preserve">from </w:t>
        </w:r>
      </w:ins>
      <w:del w:id="373" w:author="Ivan Grishagin" w:date="2020-07-16T01:02:00Z">
        <w:r w:rsidDel="009B2F76">
          <w:delText xml:space="preserve">the </w:delText>
        </w:r>
      </w:del>
      <w:r>
        <w:t>G-SRS</w:t>
      </w:r>
      <w:ins w:id="374" w:author="Ivan Grishagin" w:date="2020-07-16T01:02:00Z">
        <w:r w:rsidR="009B2F76">
          <w:t xml:space="preserve">, </w:t>
        </w:r>
      </w:ins>
      <w:ins w:id="375" w:author="Ivan Grishagin" w:date="2020-07-16T01:54:00Z">
        <w:r w:rsidR="00D96BE7">
          <w:t xml:space="preserve">an </w:t>
        </w:r>
      </w:ins>
      <w:ins w:id="376" w:author="Ivan Grishagin" w:date="2020-07-16T01:02:00Z">
        <w:r w:rsidR="009B2F76">
          <w:t xml:space="preserve">FDA </w:t>
        </w:r>
      </w:ins>
      <w:ins w:id="377" w:author="Ivan Grishagin" w:date="2020-07-16T01:54:00Z">
        <w:r w:rsidR="00D96BE7">
          <w:t xml:space="preserve">resource derived from their </w:t>
        </w:r>
      </w:ins>
      <w:ins w:id="378" w:author="Ivan Grishagin" w:date="2020-07-16T01:02:00Z">
        <w:r w:rsidR="009B2F76">
          <w:t xml:space="preserve">Substance </w:t>
        </w:r>
      </w:ins>
      <w:ins w:id="379" w:author="Ivan Grishagin" w:date="2020-07-16T01:03:00Z">
        <w:r w:rsidR="009B2F76">
          <w:t>Registration System</w:t>
        </w:r>
      </w:ins>
      <w:del w:id="380" w:author="Ivan Grishagin" w:date="2020-07-16T01:02:00Z">
        <w:r w:rsidDel="009B2F76">
          <w:delText xml:space="preserve"> data source</w:delText>
        </w:r>
      </w:del>
      <w:r>
        <w:t xml:space="preserve">. As an example, consider the entities </w:t>
      </w:r>
      <w:r>
        <w:rPr>
          <w:i/>
        </w:rPr>
        <w:t>acetylsalicylic acid</w:t>
      </w:r>
      <w:r>
        <w:t xml:space="preserve"> (or also commonly known as </w:t>
      </w:r>
      <w:r>
        <w:rPr>
          <w:i/>
        </w:rPr>
        <w:t>aspirin</w:t>
      </w:r>
      <w:r>
        <w:t xml:space="preserve">) and </w:t>
      </w:r>
      <w:r>
        <w:rPr>
          <w:i/>
        </w:rPr>
        <w:t>ethyl acetylsalicylate</w:t>
      </w:r>
      <w:r>
        <w:t xml:space="preserve"> shown in Figure [</w:t>
      </w:r>
      <w:proofErr w:type="spellStart"/>
      <w:proofErr w:type="gramStart"/>
      <w:r>
        <w:t>fig:aspirin</w:t>
      </w:r>
      <w:proofErr w:type="spellEnd"/>
      <w:proofErr w:type="gramEnd"/>
      <w:r>
        <w:t xml:space="preserve">]. While the two entities have nothing in common, in G-SRS </w:t>
      </w:r>
      <w:r>
        <w:rPr>
          <w:i/>
        </w:rPr>
        <w:t>acetylsalicylic acid</w:t>
      </w:r>
      <w:r>
        <w:t xml:space="preserve"> is annotated as being an </w:t>
      </w:r>
      <w:r>
        <w:rPr>
          <w:i/>
        </w:rPr>
        <w:t>active moiety</w:t>
      </w:r>
      <w:r>
        <w:t xml:space="preserve"> of </w:t>
      </w:r>
      <w:r>
        <w:rPr>
          <w:i/>
        </w:rPr>
        <w:t>ethyl acetylsalicylate</w:t>
      </w:r>
      <w:r>
        <w:t xml:space="preserve">. Further examination of the structural differences shows that only an </w:t>
      </w:r>
      <w:r>
        <w:rPr>
          <w:i/>
        </w:rPr>
        <w:t>ester</w:t>
      </w:r>
      <w:r>
        <w:t xml:space="preserve"> separates the two entities; this falls well within what the FDA </w:t>
      </w:r>
      <w:ins w:id="381" w:author="Ivan Grishagin" w:date="2020-07-16T01:04:00Z">
        <w:r w:rsidR="009B2F76">
          <w:t>defini</w:t>
        </w:r>
      </w:ins>
      <w:ins w:id="382" w:author="Ivan Grishagin" w:date="2020-07-16T01:05:00Z">
        <w:r w:rsidR="009B2F76">
          <w:t xml:space="preserve">tion of </w:t>
        </w:r>
      </w:ins>
      <w:del w:id="383" w:author="Ivan Grishagin" w:date="2020-07-16T01:05:00Z">
        <w:r w:rsidDel="009B2F76">
          <w:delText xml:space="preserve">considers as </w:delText>
        </w:r>
      </w:del>
      <w:r>
        <w:t>equivalent drugs. This example</w:t>
      </w:r>
      <w:ins w:id="384" w:author="Ivan Grishagin" w:date="2020-07-16T01:05:00Z">
        <w:r w:rsidR="009B2F76">
          <w:t xml:space="preserve"> </w:t>
        </w:r>
      </w:ins>
      <w:del w:id="385" w:author="Ivan Grishagin" w:date="2020-07-16T01:05:00Z">
        <w:r w:rsidDel="009B2F76">
          <w:delText xml:space="preserve"> </w:delText>
        </w:r>
      </w:del>
      <w:r>
        <w:t xml:space="preserve">also highlights a quagmire: </w:t>
      </w:r>
      <w:del w:id="386" w:author="Ivan Grishagin" w:date="2020-07-16T01:05:00Z">
        <w:r w:rsidDel="009B2F76">
          <w:delText>Computationally</w:delText>
        </w:r>
      </w:del>
      <w:ins w:id="387" w:author="Ivan Grishagin" w:date="2020-07-16T01:05:00Z">
        <w:r w:rsidR="009B2F76">
          <w:t>computationally</w:t>
        </w:r>
      </w:ins>
      <w:r>
        <w:t xml:space="preserve">, there is nothing to prevent us from </w:t>
      </w:r>
      <w:ins w:id="388" w:author="Ivan Grishagin" w:date="2020-07-16T01:06:00Z">
        <w:r w:rsidR="009B2F76">
          <w:t xml:space="preserve">attempting </w:t>
        </w:r>
      </w:ins>
      <w:del w:id="389" w:author="Ivan Grishagin" w:date="2020-07-16T01:06:00Z">
        <w:r w:rsidDel="009B2F76">
          <w:delText xml:space="preserve">imputing </w:delText>
        </w:r>
      </w:del>
      <w:ins w:id="390" w:author="Ivan Grishagin" w:date="2020-07-16T01:06:00Z">
        <w:r w:rsidR="009B2F76">
          <w:t xml:space="preserve">to impute </w:t>
        </w:r>
      </w:ins>
      <w:r>
        <w:rPr>
          <w:i/>
        </w:rPr>
        <w:t>active moiety</w:t>
      </w:r>
      <w:r>
        <w:t xml:space="preserve"> relationships through efficient (sub-) graph isomorphisms. This</w:t>
      </w:r>
      <w:ins w:id="391" w:author="Ivan Grishagin" w:date="2020-07-16T01:06:00Z">
        <w:r w:rsidR="009B2F76">
          <w:t xml:space="preserve"> very tempting </w:t>
        </w:r>
      </w:ins>
      <w:ins w:id="392" w:author="Ivan Grishagin" w:date="2020-07-16T01:07:00Z">
        <w:r w:rsidR="009B2F76">
          <w:t>proposition</w:t>
        </w:r>
      </w:ins>
      <w:r>
        <w:t xml:space="preserve">, however, is a </w:t>
      </w:r>
      <w:del w:id="393" w:author="Ivan Grishagin" w:date="2020-07-16T01:06:00Z">
        <w:r w:rsidDel="009B2F76">
          <w:delText xml:space="preserve">very tempted </w:delText>
        </w:r>
      </w:del>
      <w:r>
        <w:t xml:space="preserve">trap </w:t>
      </w:r>
      <w:ins w:id="394" w:author="Ivan Grishagin" w:date="2020-07-16T01:07:00Z">
        <w:r w:rsidR="009B2F76">
          <w:t>(</w:t>
        </w:r>
      </w:ins>
      <w:r>
        <w:t>that we have thus far resisted</w:t>
      </w:r>
      <w:ins w:id="395" w:author="Ivan Grishagin" w:date="2020-07-16T01:07:00Z">
        <w:r w:rsidR="009B2F76">
          <w:t>)</w:t>
        </w:r>
      </w:ins>
      <w:ins w:id="396" w:author="Ivan Grishagin" w:date="2020-07-16T01:08:00Z">
        <w:r w:rsidR="009B2F76">
          <w:t>, as</w:t>
        </w:r>
      </w:ins>
      <w:r>
        <w:t xml:space="preserve"> </w:t>
      </w:r>
      <w:del w:id="397" w:author="Ivan Grishagin" w:date="2020-07-16T01:08:00Z">
        <w:r w:rsidDel="009B2F76">
          <w:delText xml:space="preserve">due to </w:delText>
        </w:r>
      </w:del>
      <w:r>
        <w:t xml:space="preserve">other forms of </w:t>
      </w:r>
      <w:r>
        <w:rPr>
          <w:i/>
        </w:rPr>
        <w:t>active moiety</w:t>
      </w:r>
      <w:r>
        <w:t xml:space="preserve"> relationships</w:t>
      </w:r>
      <w:ins w:id="398" w:author="Ivan Grishagin" w:date="2020-07-16T01:08:00Z">
        <w:r w:rsidR="009B2F76">
          <w:t xml:space="preserve"> (</w:t>
        </w:r>
      </w:ins>
      <w:del w:id="399" w:author="Ivan Grishagin" w:date="2020-07-16T01:08:00Z">
        <w:r w:rsidDel="009B2F76">
          <w:delText>—</w:delText>
        </w:r>
      </w:del>
      <w:r>
        <w:t>e.g., metabolites</w:t>
      </w:r>
      <w:del w:id="400" w:author="Ivan Grishagin" w:date="2020-07-16T01:08:00Z">
        <w:r w:rsidDel="009B2F76">
          <w:delText xml:space="preserve"> and </w:delText>
        </w:r>
      </w:del>
      <w:ins w:id="401" w:author="Ivan Grishagin" w:date="2020-07-16T01:08:00Z">
        <w:r w:rsidR="009B2F76">
          <w:t xml:space="preserve">, </w:t>
        </w:r>
      </w:ins>
      <w:r>
        <w:t>metals</w:t>
      </w:r>
      <w:del w:id="402" w:author="Ivan Grishagin" w:date="2020-07-16T01:08:00Z">
        <w:r w:rsidDel="009B2F76">
          <w:delText>—</w:delText>
        </w:r>
      </w:del>
      <w:ins w:id="403" w:author="Ivan Grishagin" w:date="2020-07-16T01:08:00Z">
        <w:r w:rsidR="009B2F76">
          <w:t xml:space="preserve">) are not amenable to such imputation, and </w:t>
        </w:r>
      </w:ins>
      <w:ins w:id="404" w:author="Ivan Grishagin" w:date="2020-07-16T01:09:00Z">
        <w:r w:rsidR="009B2F76">
          <w:t xml:space="preserve">attempting it </w:t>
        </w:r>
      </w:ins>
      <w:del w:id="405" w:author="Ivan Grishagin" w:date="2020-07-16T01:09:00Z">
        <w:r w:rsidDel="009B2F76">
          <w:delText xml:space="preserve">that </w:delText>
        </w:r>
      </w:del>
      <w:r>
        <w:t xml:space="preserve">would require considerable </w:t>
      </w:r>
      <w:del w:id="406" w:author="Ivan Grishagin" w:date="2020-07-16T01:09:00Z">
        <w:r w:rsidDel="009B2F76">
          <w:delText xml:space="preserve">investment of </w:delText>
        </w:r>
      </w:del>
      <w:r>
        <w:t>effort.</w:t>
      </w:r>
    </w:p>
    <w:p w14:paraId="1D69317B" w14:textId="77777777" w:rsidR="009E5DF7" w:rsidRDefault="00AB642C">
      <w:pPr>
        <w:pStyle w:val="BodyText"/>
        <w:rPr>
          <w:ins w:id="407" w:author="Ivan Grishagin" w:date="2020-07-16T01:31:00Z"/>
        </w:rPr>
      </w:pPr>
      <w:r>
        <w:t xml:space="preserve">The next </w:t>
      </w:r>
      <w:del w:id="408" w:author="Ivan Grishagin" w:date="2020-07-16T01:10:00Z">
        <w:r w:rsidDel="00843AE8">
          <w:delText xml:space="preserve">priority </w:delText>
        </w:r>
      </w:del>
      <w:ins w:id="409" w:author="Ivan Grishagin" w:date="2020-07-16T01:10:00Z">
        <w:r w:rsidR="00843AE8">
          <w:t>most important</w:t>
        </w:r>
      </w:ins>
      <w:del w:id="410" w:author="Ivan Grishagin" w:date="2020-07-16T01:10:00Z">
        <w:r w:rsidDel="00843AE8">
          <w:delText>is the</w:delText>
        </w:r>
      </w:del>
      <w:r>
        <w:t xml:space="preserve"> stitch key </w:t>
      </w:r>
      <w:ins w:id="411" w:author="Ivan Grishagin" w:date="2020-07-16T01:10:00Z">
        <w:r w:rsidR="00843AE8">
          <w:t xml:space="preserve">is </w:t>
        </w:r>
      </w:ins>
      <w:r>
        <w:rPr>
          <w:rStyle w:val="VerbatimChar"/>
        </w:rPr>
        <w:t>I_UNII</w:t>
      </w:r>
      <w:r>
        <w:t xml:space="preserve">. </w:t>
      </w:r>
      <w:del w:id="412" w:author="Ivan Grishagin" w:date="2020-07-16T01:15:00Z">
        <w:r w:rsidDel="00843AE8">
          <w:delText xml:space="preserve">As </w:delText>
        </w:r>
      </w:del>
      <w:r>
        <w:t>UNII</w:t>
      </w:r>
      <w:ins w:id="413" w:author="Ivan Grishagin" w:date="2020-07-16T01:11:00Z">
        <w:r w:rsidR="00843AE8">
          <w:t xml:space="preserve">, </w:t>
        </w:r>
      </w:ins>
      <w:ins w:id="414" w:author="Ivan Grishagin" w:date="2020-07-16T01:14:00Z">
        <w:r w:rsidR="00843AE8">
          <w:t>Unique</w:t>
        </w:r>
      </w:ins>
      <w:ins w:id="415" w:author="Ivan Grishagin" w:date="2020-07-16T01:11:00Z">
        <w:r w:rsidR="00843AE8">
          <w:t xml:space="preserve"> Ingredient Identifier,</w:t>
        </w:r>
      </w:ins>
      <w:r>
        <w:t xml:space="preserve"> is the primary identifier </w:t>
      </w:r>
      <w:ins w:id="416" w:author="Ivan Grishagin" w:date="2020-07-16T01:15:00Z">
        <w:r w:rsidR="00843AE8">
          <w:t>developed by the FDA</w:t>
        </w:r>
        <w:r w:rsidR="00843AE8" w:rsidDel="00843AE8">
          <w:t xml:space="preserve"> </w:t>
        </w:r>
        <w:r w:rsidR="00843AE8">
          <w:t xml:space="preserve">and </w:t>
        </w:r>
      </w:ins>
      <w:del w:id="417" w:author="Ivan Grishagin" w:date="2020-07-16T01:11:00Z">
        <w:r w:rsidDel="00843AE8">
          <w:delText xml:space="preserve">for </w:delText>
        </w:r>
      </w:del>
      <w:ins w:id="418" w:author="Ivan Grishagin" w:date="2020-07-16T01:11:00Z">
        <w:r w:rsidR="00843AE8">
          <w:t>used</w:t>
        </w:r>
      </w:ins>
      <w:ins w:id="419" w:author="Ivan Grishagin" w:date="2020-07-16T01:12:00Z">
        <w:r w:rsidR="00843AE8">
          <w:t xml:space="preserve"> in</w:t>
        </w:r>
      </w:ins>
      <w:ins w:id="420" w:author="Ivan Grishagin" w:date="2020-07-16T01:11:00Z">
        <w:r w:rsidR="00843AE8">
          <w:t xml:space="preserve"> </w:t>
        </w:r>
      </w:ins>
      <w:r>
        <w:t xml:space="preserve">the </w:t>
      </w:r>
      <w:ins w:id="421" w:author="Ivan Grishagin" w:date="2020-07-16T01:12:00Z">
        <w:r w:rsidR="00843AE8">
          <w:t xml:space="preserve">aforementioned </w:t>
        </w:r>
      </w:ins>
      <w:r>
        <w:t>G-SRS data source</w:t>
      </w:r>
      <w:ins w:id="422" w:author="Ivan Grishagin" w:date="2020-07-16T01:15:00Z">
        <w:r w:rsidR="00843AE8">
          <w:t>. Thus,</w:t>
        </w:r>
      </w:ins>
      <w:del w:id="423" w:author="Ivan Grishagin" w:date="2020-07-16T01:15:00Z">
        <w:r w:rsidDel="00843AE8">
          <w:delText>,</w:delText>
        </w:r>
      </w:del>
      <w:r>
        <w:t xml:space="preserve"> any </w:t>
      </w:r>
      <w:ins w:id="424" w:author="Ivan Grishagin" w:date="2020-07-16T01:13:00Z">
        <w:r w:rsidR="00843AE8">
          <w:t xml:space="preserve">other </w:t>
        </w:r>
      </w:ins>
      <w:r>
        <w:t xml:space="preserve">data source that provides mapping based on </w:t>
      </w:r>
      <w:del w:id="425" w:author="Ivan Grishagin" w:date="2020-07-16T01:13:00Z">
        <w:r w:rsidDel="00843AE8">
          <w:delText xml:space="preserve">this identifier </w:delText>
        </w:r>
      </w:del>
      <w:ins w:id="426" w:author="Ivan Grishagin" w:date="2020-07-16T01:13:00Z">
        <w:r w:rsidR="00843AE8">
          <w:t>a UNII is likely to have “</w:t>
        </w:r>
      </w:ins>
      <w:del w:id="427" w:author="Ivan Grishagin" w:date="2020-07-16T01:13:00Z">
        <w:r w:rsidDel="00843AE8">
          <w:delText xml:space="preserve">implies that the data source has </w:delText>
        </w:r>
      </w:del>
      <w:r>
        <w:t>sufficient</w:t>
      </w:r>
      <w:ins w:id="428" w:author="Ivan Grishagin" w:date="2020-07-16T01:13:00Z">
        <w:r w:rsidR="00843AE8">
          <w:t>”</w:t>
        </w:r>
      </w:ins>
      <w:r>
        <w:t xml:space="preserve"> knowledge of G-SRS (</w:t>
      </w:r>
      <w:ins w:id="429" w:author="Ivan Grishagin" w:date="2020-07-16T01:12:00Z">
        <w:r w:rsidR="00843AE8">
          <w:t>“</w:t>
        </w:r>
      </w:ins>
      <w:del w:id="430" w:author="Ivan Grishagin" w:date="2020-07-16T01:12:00Z">
        <w:r w:rsidDel="00843AE8">
          <w:delText xml:space="preserve">i.e., </w:delText>
        </w:r>
      </w:del>
      <w:r>
        <w:t>guilt by association</w:t>
      </w:r>
      <w:ins w:id="431" w:author="Ivan Grishagin" w:date="2020-07-16T01:12:00Z">
        <w:r w:rsidR="00843AE8">
          <w:t>”</w:t>
        </w:r>
      </w:ins>
      <w:r>
        <w:t xml:space="preserve">). </w:t>
      </w:r>
    </w:p>
    <w:p w14:paraId="2ED21C7F" w14:textId="77777777" w:rsidR="009E5DF7" w:rsidRDefault="00AB642C">
      <w:pPr>
        <w:pStyle w:val="BodyText"/>
        <w:rPr>
          <w:ins w:id="432" w:author="Ivan Grishagin" w:date="2020-07-16T01:39:00Z"/>
        </w:rPr>
      </w:pPr>
      <w:r>
        <w:t xml:space="preserve">For entities that can be represented by chemical structures, the stitch key </w:t>
      </w:r>
      <w:r>
        <w:rPr>
          <w:rStyle w:val="VerbatimChar"/>
        </w:rPr>
        <w:t>H_LyChI_L4</w:t>
      </w:r>
      <w:r>
        <w:t xml:space="preserve"> has the next level of priority. </w:t>
      </w:r>
      <w:del w:id="433" w:author="Ivan Grishagin" w:date="2020-07-16T01:34:00Z">
        <w:r w:rsidDel="009E5DF7">
          <w:delText>The complexity required for two entities to have the same</w:delText>
        </w:r>
      </w:del>
      <w:ins w:id="434" w:author="Ivan Grishagin" w:date="2020-07-16T01:34:00Z">
        <w:r w:rsidR="009E5DF7">
          <w:t>We postulate that t</w:t>
        </w:r>
      </w:ins>
      <w:ins w:id="435" w:author="Ivan Grishagin" w:date="2020-07-16T01:35:00Z">
        <w:r w:rsidR="009E5DF7">
          <w:t>he</w:t>
        </w:r>
      </w:ins>
      <w:r>
        <w:t xml:space="preserve"> </w:t>
      </w:r>
      <w:ins w:id="436" w:author="Ivan Grishagin" w:date="2020-07-16T01:33:00Z">
        <w:r w:rsidR="009E5DF7">
          <w:rPr>
            <w:rStyle w:val="VerbatimChar"/>
          </w:rPr>
          <w:t xml:space="preserve">L4 </w:t>
        </w:r>
      </w:ins>
      <w:del w:id="437" w:author="Ivan Grishagin" w:date="2020-07-16T01:35:00Z">
        <w:r w:rsidDel="009E5DF7">
          <w:delText xml:space="preserve">stitch </w:delText>
        </w:r>
      </w:del>
      <w:ins w:id="438" w:author="Ivan Grishagin" w:date="2020-07-16T01:35:00Z">
        <w:r w:rsidR="009E5DF7">
          <w:t xml:space="preserve">hash describes </w:t>
        </w:r>
      </w:ins>
      <w:ins w:id="439" w:author="Ivan Grishagin" w:date="2020-07-16T01:36:00Z">
        <w:r w:rsidR="009E5DF7">
          <w:t xml:space="preserve">a structure in </w:t>
        </w:r>
      </w:ins>
      <w:ins w:id="440" w:author="Ivan Grishagin" w:date="2020-07-16T01:35:00Z">
        <w:r w:rsidR="009E5DF7">
          <w:t xml:space="preserve">a sufficiently detailed </w:t>
        </w:r>
      </w:ins>
      <w:ins w:id="441" w:author="Ivan Grishagin" w:date="2020-07-16T01:36:00Z">
        <w:r w:rsidR="009E5DF7">
          <w:t xml:space="preserve">manner, </w:t>
        </w:r>
      </w:ins>
      <w:ins w:id="442" w:author="Ivan Grishagin" w:date="2020-07-16T01:37:00Z">
        <w:r w:rsidR="009E5DF7">
          <w:t xml:space="preserve">and </w:t>
        </w:r>
      </w:ins>
      <w:del w:id="443" w:author="Ivan Grishagin" w:date="2020-07-16T01:36:00Z">
        <w:r w:rsidDel="009E5DF7">
          <w:delText xml:space="preserve">values means that the </w:delText>
        </w:r>
      </w:del>
      <w:r>
        <w:t xml:space="preserve">entities </w:t>
      </w:r>
      <w:ins w:id="444" w:author="Ivan Grishagin" w:date="2020-07-16T01:37:00Z">
        <w:r w:rsidR="009E5DF7">
          <w:t xml:space="preserve">with the same </w:t>
        </w:r>
        <w:r w:rsidR="009E5DF7">
          <w:rPr>
            <w:rStyle w:val="VerbatimChar"/>
          </w:rPr>
          <w:t xml:space="preserve">L4 </w:t>
        </w:r>
      </w:ins>
      <w:del w:id="445" w:author="Ivan Grishagin" w:date="2020-07-16T01:37:00Z">
        <w:r w:rsidDel="009E5DF7">
          <w:delText xml:space="preserve">are </w:delText>
        </w:r>
      </w:del>
      <w:ins w:id="446" w:author="Ivan Grishagin" w:date="2020-07-16T01:37:00Z">
        <w:r w:rsidR="009E5DF7">
          <w:t xml:space="preserve">stitch value are </w:t>
        </w:r>
      </w:ins>
      <w:ins w:id="447" w:author="Ivan Grishagin" w:date="2020-07-16T01:38:00Z">
        <w:r w:rsidR="009E5DF7">
          <w:t xml:space="preserve">not </w:t>
        </w:r>
      </w:ins>
      <w:del w:id="448" w:author="Ivan Grishagin" w:date="2020-07-16T01:38:00Z">
        <w:r w:rsidDel="009E5DF7">
          <w:delText xml:space="preserve">less </w:delText>
        </w:r>
      </w:del>
      <w:r>
        <w:t xml:space="preserve">likely to match </w:t>
      </w:r>
      <w:del w:id="449" w:author="Ivan Grishagin" w:date="2020-07-16T01:32:00Z">
        <w:r w:rsidDel="009E5DF7">
          <w:delText>by errors</w:delText>
        </w:r>
      </w:del>
      <w:ins w:id="450" w:author="Ivan Grishagin" w:date="2020-07-16T01:38:00Z">
        <w:r w:rsidR="009E5DF7">
          <w:t xml:space="preserve">if </w:t>
        </w:r>
      </w:ins>
      <w:ins w:id="451" w:author="Ivan Grishagin" w:date="2020-07-16T01:32:00Z">
        <w:r w:rsidR="009E5DF7">
          <w:t>the source data</w:t>
        </w:r>
      </w:ins>
      <w:ins w:id="452" w:author="Ivan Grishagin" w:date="2020-07-16T01:38:00Z">
        <w:r w:rsidR="009E5DF7">
          <w:t xml:space="preserve"> contains errors</w:t>
        </w:r>
      </w:ins>
      <w:r>
        <w:t xml:space="preserve">. </w:t>
      </w:r>
    </w:p>
    <w:p w14:paraId="544B7B0F" w14:textId="4D9BF938" w:rsidR="00084922" w:rsidRDefault="00AB642C">
      <w:pPr>
        <w:pStyle w:val="BodyText"/>
      </w:pPr>
      <w:del w:id="453" w:author="Ivan Grishagin" w:date="2020-07-16T01:39:00Z">
        <w:r w:rsidDel="009E5DF7">
          <w:delText xml:space="preserve">The rest of the </w:delText>
        </w:r>
      </w:del>
      <w:ins w:id="454" w:author="Ivan Grishagin" w:date="2020-07-16T01:39:00Z">
        <w:r w:rsidR="009E5DF7">
          <w:t xml:space="preserve">All other </w:t>
        </w:r>
      </w:ins>
      <w:r>
        <w:t xml:space="preserve">stitch keys (i.e., </w:t>
      </w:r>
      <w:proofErr w:type="spellStart"/>
      <w:r>
        <w:rPr>
          <w:rStyle w:val="VerbatimChar"/>
        </w:rPr>
        <w:t>N_Name</w:t>
      </w:r>
      <w:proofErr w:type="spellEnd"/>
      <w:r>
        <w:t xml:space="preserve">, </w:t>
      </w:r>
      <w:r>
        <w:rPr>
          <w:rStyle w:val="VerbatimChar"/>
        </w:rPr>
        <w:t>I_CAS</w:t>
      </w:r>
      <w:r>
        <w:t xml:space="preserve">, </w:t>
      </w:r>
      <w:r>
        <w:rPr>
          <w:rStyle w:val="VerbatimChar"/>
        </w:rPr>
        <w:t>I_CID</w:t>
      </w:r>
      <w:r>
        <w:t xml:space="preserve">) </w:t>
      </w:r>
      <w:del w:id="455" w:author="Ivan Grishagin" w:date="2020-07-16T01:39:00Z">
        <w:r w:rsidDel="009E5DF7">
          <w:delText xml:space="preserve">all </w:delText>
        </w:r>
      </w:del>
      <w:r>
        <w:t>have the lowest priority.</w:t>
      </w:r>
    </w:p>
    <w:p w14:paraId="6EBCE129" w14:textId="1A4A02C4" w:rsidR="00084922" w:rsidRDefault="00AB642C">
      <w:pPr>
        <w:pStyle w:val="BodyText"/>
      </w:pPr>
      <w:r>
        <w:lastRenderedPageBreak/>
        <w:t>At the completion of Algorithm [</w:t>
      </w:r>
      <w:proofErr w:type="spellStart"/>
      <w:proofErr w:type="gramStart"/>
      <w:r>
        <w:t>algo:untangle</w:t>
      </w:r>
      <w:proofErr w:type="spellEnd"/>
      <w:proofErr w:type="gramEnd"/>
      <w:r>
        <w:t>], the disjoint</w:t>
      </w:r>
      <w:ins w:id="456" w:author="Ivan Grishagin" w:date="2020-07-16T01:39:00Z">
        <w:r w:rsidR="004C7A20">
          <w:t>ed</w:t>
        </w:r>
      </w:ins>
      <w:r>
        <w:t xml:space="preserve"> set data structure </w:t>
      </w:r>
      <m:oMath>
        <m:r>
          <w:rPr>
            <w:rFonts w:ascii="Cambria Math" w:hAnsi="Cambria Math"/>
          </w:rPr>
          <m:t>U</m:t>
        </m:r>
      </m:oMath>
      <w:r>
        <w:t xml:space="preserve"> contains all equivalence entity classes</w:t>
      </w:r>
      <w:ins w:id="457" w:author="Ivan Grishagin" w:date="2020-07-16T01:40:00Z">
        <w:r w:rsidR="004C7A20">
          <w:t xml:space="preserve">, where </w:t>
        </w:r>
      </w:ins>
      <w:del w:id="458" w:author="Ivan Grishagin" w:date="2020-07-16T01:40:00Z">
        <w:r w:rsidDel="004C7A20">
          <w:delText xml:space="preserve"> such </w:delText>
        </w:r>
        <w:r w:rsidDel="00A442C8">
          <w:delText xml:space="preserve">that </w:delText>
        </w:r>
      </w:del>
      <w:r>
        <w:t xml:space="preserve">each class is represented by an </w:t>
      </w:r>
      <w:proofErr w:type="spellStart"/>
      <w:r>
        <w:rPr>
          <w:i/>
        </w:rPr>
        <w:t>sgroup</w:t>
      </w:r>
      <w:proofErr w:type="spellEnd"/>
      <w:r>
        <w:t xml:space="preserve"> node in the stitch multigraph. The </w:t>
      </w:r>
      <w:proofErr w:type="spellStart"/>
      <w:r>
        <w:t>sgroup</w:t>
      </w:r>
      <w:proofErr w:type="spellEnd"/>
      <w:r>
        <w:t xml:space="preserve"> nodes are the </w:t>
      </w:r>
      <w:r>
        <w:rPr>
          <w:i/>
        </w:rPr>
        <w:t>resolved entities</w:t>
      </w:r>
      <w:ins w:id="459" w:author="Ivan Grishagin" w:date="2020-07-16T01:42:00Z">
        <w:r w:rsidR="006C15FE">
          <w:t>—</w:t>
        </w:r>
      </w:ins>
      <w:ins w:id="460" w:author="Ivan Grishagin" w:date="2020-07-16T01:41:00Z">
        <w:r w:rsidR="006C15FE">
          <w:rPr>
            <w:iCs/>
          </w:rPr>
          <w:t>in this specific example, individual drugs</w:t>
        </w:r>
      </w:ins>
      <w:r>
        <w:t>.</w:t>
      </w:r>
    </w:p>
    <w:p w14:paraId="5F16E59E" w14:textId="77777777" w:rsidR="00084922" w:rsidRDefault="00AB642C">
      <w:pPr>
        <w:pStyle w:val="Heading2"/>
      </w:pPr>
      <w:bookmarkStart w:id="461" w:name="entity-normalization"/>
      <w:bookmarkEnd w:id="461"/>
      <w:r>
        <w:t>Entity normalization</w:t>
      </w:r>
    </w:p>
    <w:p w14:paraId="0C73C4D4" w14:textId="6151CFDE" w:rsidR="00084922" w:rsidRDefault="00AB642C">
      <w:pPr>
        <w:pStyle w:val="FirstParagraph"/>
      </w:pPr>
      <w:r>
        <w:t xml:space="preserve">The last step in the data integration pipeline is to decide how the resolved entities are defined. This step is referred to as </w:t>
      </w:r>
      <w:r>
        <w:rPr>
          <w:i/>
        </w:rPr>
        <w:t>entity normalization</w:t>
      </w:r>
      <w:r>
        <w:t xml:space="preserve"> and its goals are to have (</w:t>
      </w:r>
      <w:proofErr w:type="spellStart"/>
      <w:r>
        <w:t>i</w:t>
      </w:r>
      <w:proofErr w:type="spellEnd"/>
      <w:r>
        <w:t xml:space="preserve">) clear and consistent strategies for merging properties and (ii) conflict resolution (semantic as well as </w:t>
      </w:r>
      <w:del w:id="462" w:author="Ivan Grishagin" w:date="2020-07-16T01:43:00Z">
        <w:r w:rsidDel="00F41EFA">
          <w:delText>self consistency</w:delText>
        </w:r>
      </w:del>
      <w:ins w:id="463" w:author="Ivan Grishagin" w:date="2020-07-16T01:43:00Z">
        <w:r w:rsidR="00F41EFA">
          <w:t>self-consistency</w:t>
        </w:r>
      </w:ins>
      <w:r>
        <w:t>). While this step can be quite trivial if the properties are mutually exclusive across all data sources, to address this in a general setting will require considerable efforts in terms of understanding</w:t>
      </w:r>
      <w:ins w:id="464" w:author="Ivan Grishagin" w:date="2020-07-16T01:43:00Z">
        <w:r w:rsidR="00F41EFA">
          <w:t xml:space="preserve"> of</w:t>
        </w:r>
      </w:ins>
      <w:r>
        <w:t xml:space="preserve"> </w:t>
      </w:r>
      <w:del w:id="465" w:author="Ivan Grishagin" w:date="2020-07-16T01:43:00Z">
        <w:r w:rsidDel="00F41EFA">
          <w:delText xml:space="preserve">the </w:delText>
        </w:r>
      </w:del>
      <w:ins w:id="466" w:author="Ivan Grishagin" w:date="2020-07-16T01:43:00Z">
        <w:r w:rsidR="00F41EFA">
          <w:t>a given</w:t>
        </w:r>
        <w:r w:rsidR="00F41EFA">
          <w:t xml:space="preserve"> </w:t>
        </w:r>
      </w:ins>
      <w:r>
        <w:t xml:space="preserve">data source and </w:t>
      </w:r>
      <w:del w:id="467" w:author="Ivan Grishagin" w:date="2020-07-16T01:44:00Z">
        <w:r w:rsidDel="00F41EFA">
          <w:delText xml:space="preserve">its </w:delText>
        </w:r>
      </w:del>
      <w:ins w:id="468" w:author="Ivan Grishagin" w:date="2020-07-16T01:44:00Z">
        <w:r w:rsidR="00F41EFA">
          <w:t xml:space="preserve">the concomitant </w:t>
        </w:r>
      </w:ins>
      <w:r>
        <w:t xml:space="preserve">metadata. Within the context of the current work, we resort to a simple strategy: </w:t>
      </w:r>
      <w:del w:id="469" w:author="Ivan Grishagin" w:date="2020-07-16T01:44:00Z">
        <w:r w:rsidDel="00F41EFA">
          <w:delText xml:space="preserve">When </w:delText>
        </w:r>
      </w:del>
      <w:ins w:id="470" w:author="Ivan Grishagin" w:date="2020-07-16T01:44:00Z">
        <w:r w:rsidR="00F41EFA">
          <w:t>w</w:t>
        </w:r>
        <w:r w:rsidR="00F41EFA">
          <w:t xml:space="preserve">hen </w:t>
        </w:r>
      </w:ins>
      <w:r>
        <w:t>merging properties, we preferentially use those that come from G-SRS with a basic consistency constraint that a synonym is never associated with more than one resolved entity. It also helps that many of the data sources in Table [</w:t>
      </w:r>
      <w:proofErr w:type="spellStart"/>
      <w:r>
        <w:t>tab:data-sources</w:t>
      </w:r>
      <w:proofErr w:type="spellEnd"/>
      <w:r>
        <w:t>] have mutually exclusive properties</w:t>
      </w:r>
      <w:ins w:id="471" w:author="Ivan Grishagin" w:date="2020-07-16T01:50:00Z">
        <w:r w:rsidR="00D96BE7">
          <w:t xml:space="preserve"> (</w:t>
        </w:r>
      </w:ins>
      <w:del w:id="472" w:author="Ivan Grishagin" w:date="2020-07-16T01:50:00Z">
        <w:r w:rsidDel="00F41EFA">
          <w:delText>;</w:delText>
        </w:r>
        <w:r w:rsidDel="00D96BE7">
          <w:delText xml:space="preserve"> </w:delText>
        </w:r>
      </w:del>
      <w:r>
        <w:t xml:space="preserve">e.g., the property “drug approval year” in the </w:t>
      </w:r>
      <w:proofErr w:type="spellStart"/>
      <w:r>
        <w:t>Drugs@FDA</w:t>
      </w:r>
      <w:proofErr w:type="spellEnd"/>
      <w:r>
        <w:t xml:space="preserve"> data source is not a property of G-SRS</w:t>
      </w:r>
      <w:ins w:id="473" w:author="Ivan Grishagin" w:date="2020-07-16T01:50:00Z">
        <w:r w:rsidR="00D96BE7">
          <w:t>)</w:t>
        </w:r>
      </w:ins>
      <w:r>
        <w:t>.</w:t>
      </w:r>
    </w:p>
    <w:p w14:paraId="5052B81B" w14:textId="77777777" w:rsidR="00084922" w:rsidRDefault="00AB642C">
      <w:pPr>
        <w:pStyle w:val="Heading1"/>
      </w:pPr>
      <w:bookmarkStart w:id="474" w:name="results"/>
      <w:bookmarkEnd w:id="474"/>
      <w:r>
        <w:t>Results</w:t>
      </w:r>
    </w:p>
    <w:p w14:paraId="106DBB67" w14:textId="5BBB3982" w:rsidR="00084922" w:rsidDel="00B029B5" w:rsidRDefault="00AB642C" w:rsidP="00B029B5">
      <w:pPr>
        <w:pStyle w:val="FirstParagraph"/>
        <w:rPr>
          <w:del w:id="475" w:author="Ivan Grishagin" w:date="2020-07-16T02:05:00Z"/>
        </w:rPr>
        <w:pPrChange w:id="476" w:author="Ivan Grishagin" w:date="2020-07-16T02:05:00Z">
          <w:pPr>
            <w:pStyle w:val="FirstParagraph"/>
          </w:pPr>
        </w:pPrChange>
      </w:pPr>
      <w:r>
        <w:t xml:space="preserve">With </w:t>
      </w:r>
      <w:r>
        <w:rPr>
          <w:smallCaps/>
        </w:rPr>
        <w:t>Stitcher</w:t>
      </w:r>
      <w:r>
        <w:t xml:space="preserve"> serving as the data integration framework, we set out to build a comprehensive resource, </w:t>
      </w:r>
      <w:r>
        <w:rPr>
          <w:smallCaps/>
        </w:rPr>
        <w:t>InXight Drugs</w:t>
      </w:r>
      <w:r>
        <w:t xml:space="preserve">, </w:t>
      </w:r>
      <w:del w:id="477" w:author="Ivan Grishagin" w:date="2020-07-16T01:51:00Z">
        <w:r w:rsidDel="00D96BE7">
          <w:delText xml:space="preserve">on </w:delText>
        </w:r>
      </w:del>
      <w:ins w:id="478" w:author="Ivan Grishagin" w:date="2020-07-16T01:51:00Z">
        <w:r w:rsidR="00D96BE7">
          <w:t xml:space="preserve">enumerating </w:t>
        </w:r>
      </w:ins>
      <w:r>
        <w:t xml:space="preserve">drugs that have either been marketed or approved for human use in the United States. </w:t>
      </w:r>
      <w:del w:id="479" w:author="Ivan Grishagin" w:date="2020-07-16T01:55:00Z">
        <w:r w:rsidDel="00D96BE7">
          <w:delText xml:space="preserve">Our starting point is the </w:delText>
        </w:r>
      </w:del>
      <w:ins w:id="480" w:author="Ivan Grishagin" w:date="2020-07-16T01:56:00Z">
        <w:r w:rsidR="00D96BE7">
          <w:t>Our starting point</w:t>
        </w:r>
      </w:ins>
      <w:ins w:id="481" w:author="Ivan Grishagin" w:date="2020-07-16T01:58:00Z">
        <w:r w:rsidR="00D96BE7">
          <w:t xml:space="preserve"> and</w:t>
        </w:r>
      </w:ins>
      <w:ins w:id="482" w:author="Ivan Grishagin" w:date="2020-07-16T01:56:00Z">
        <w:r w:rsidR="00D96BE7">
          <w:t xml:space="preserve"> the core</w:t>
        </w:r>
      </w:ins>
      <w:ins w:id="483" w:author="Ivan Grishagin" w:date="2020-07-16T02:06:00Z">
        <w:r w:rsidR="00B029B5">
          <w:t>/reference</w:t>
        </w:r>
      </w:ins>
      <w:ins w:id="484" w:author="Ivan Grishagin" w:date="2020-07-16T01:56:00Z">
        <w:r w:rsidR="00D96BE7">
          <w:t xml:space="preserve"> dataset</w:t>
        </w:r>
        <w:r w:rsidR="00D96BE7">
          <w:t xml:space="preserve"> is the </w:t>
        </w:r>
        <w:r w:rsidR="00D96BE7">
          <w:t xml:space="preserve">aforementioned </w:t>
        </w:r>
      </w:ins>
      <w:del w:id="485" w:author="Ivan Grishagin" w:date="2020-07-16T01:55:00Z">
        <w:r w:rsidDel="00D96BE7">
          <w:delText xml:space="preserve">public </w:delText>
        </w:r>
      </w:del>
      <w:r>
        <w:t xml:space="preserve">G-SRS </w:t>
      </w:r>
      <w:del w:id="486" w:author="Ivan Grishagin" w:date="2020-07-16T01:58:00Z">
        <w:r w:rsidDel="00D96BE7">
          <w:delText xml:space="preserve">data </w:delText>
        </w:r>
      </w:del>
      <w:del w:id="487" w:author="Ivan Grishagin" w:date="2020-07-16T01:56:00Z">
        <w:r w:rsidDel="00D96BE7">
          <w:delText>source</w:delText>
        </w:r>
      </w:del>
      <w:ins w:id="488" w:author="Ivan Grishagin" w:date="2020-07-16T01:57:00Z">
        <w:r w:rsidR="00D96BE7">
          <w:t xml:space="preserve">as it is </w:t>
        </w:r>
      </w:ins>
      <w:del w:id="489" w:author="Ivan Grishagin" w:date="2020-07-16T01:56:00Z">
        <w:r w:rsidDel="00D96BE7">
          <w:delText xml:space="preserve"> </w:delText>
        </w:r>
      </w:del>
      <w:ins w:id="490" w:author="Ivan Grishagin" w:date="2020-07-16T01:55:00Z">
        <w:r w:rsidR="00D96BE7">
          <w:t>(</w:t>
        </w:r>
        <w:proofErr w:type="spellStart"/>
        <w:r w:rsidR="00D96BE7">
          <w:t>i</w:t>
        </w:r>
        <w:proofErr w:type="spellEnd"/>
        <w:r w:rsidR="00D96BE7">
          <w:t xml:space="preserve">) </w:t>
        </w:r>
      </w:ins>
      <w:ins w:id="491" w:author="Ivan Grishagin" w:date="2020-07-16T01:57:00Z">
        <w:r w:rsidR="00D96BE7">
          <w:t>well-curated</w:t>
        </w:r>
        <w:r w:rsidR="00D96BE7">
          <w:t xml:space="preserve">, (ii) </w:t>
        </w:r>
      </w:ins>
      <w:ins w:id="492" w:author="Ivan Grishagin" w:date="2020-07-16T01:55:00Z">
        <w:r w:rsidR="00D96BE7">
          <w:t xml:space="preserve">public, </w:t>
        </w:r>
      </w:ins>
      <w:ins w:id="493" w:author="Ivan Grishagin" w:date="2020-07-16T01:58:00Z">
        <w:r w:rsidR="00D96BE7">
          <w:t xml:space="preserve">and </w:t>
        </w:r>
      </w:ins>
      <w:ins w:id="494" w:author="Ivan Grishagin" w:date="2020-07-16T01:55:00Z">
        <w:r w:rsidR="00D96BE7">
          <w:t>(</w:t>
        </w:r>
      </w:ins>
      <w:ins w:id="495" w:author="Ivan Grishagin" w:date="2020-07-16T01:58:00Z">
        <w:r w:rsidR="00D96BE7">
          <w:t>i</w:t>
        </w:r>
      </w:ins>
      <w:ins w:id="496" w:author="Ivan Grishagin" w:date="2020-07-16T01:55:00Z">
        <w:r w:rsidR="00D96BE7">
          <w:t xml:space="preserve">ii) </w:t>
        </w:r>
      </w:ins>
      <w:ins w:id="497" w:author="Ivan Grishagin" w:date="2020-07-16T02:00:00Z">
        <w:r w:rsidR="00B029B5">
          <w:t xml:space="preserve">naturally </w:t>
        </w:r>
      </w:ins>
      <w:ins w:id="498" w:author="Ivan Grishagin" w:date="2020-07-16T01:57:00Z">
        <w:r w:rsidR="00D96BE7">
          <w:t>authoritative</w:t>
        </w:r>
      </w:ins>
      <w:ins w:id="499" w:author="Ivan Grishagin" w:date="2020-07-16T01:59:00Z">
        <w:r w:rsidR="00D96BE7">
          <w:t xml:space="preserve"> due to </w:t>
        </w:r>
      </w:ins>
      <w:ins w:id="500" w:author="Ivan Grishagin" w:date="2020-07-16T02:00:00Z">
        <w:r w:rsidR="00D96BE7">
          <w:t>having been</w:t>
        </w:r>
      </w:ins>
      <w:ins w:id="501" w:author="Ivan Grishagin" w:date="2020-07-16T01:58:00Z">
        <w:r w:rsidR="00D96BE7">
          <w:t xml:space="preserve"> </w:t>
        </w:r>
      </w:ins>
      <w:ins w:id="502" w:author="Ivan Grishagin" w:date="2020-07-16T01:59:00Z">
        <w:r w:rsidR="00D96BE7">
          <w:t xml:space="preserve">derived from the FDA’s internal </w:t>
        </w:r>
      </w:ins>
      <w:ins w:id="503" w:author="Ivan Grishagin" w:date="2020-07-16T02:00:00Z">
        <w:r w:rsidR="00D96BE7">
          <w:t>S</w:t>
        </w:r>
      </w:ins>
      <w:ins w:id="504" w:author="Ivan Grishagin" w:date="2020-07-16T01:59:00Z">
        <w:r w:rsidR="00D96BE7">
          <w:t xml:space="preserve">ubstance </w:t>
        </w:r>
      </w:ins>
      <w:ins w:id="505" w:author="Ivan Grishagin" w:date="2020-07-16T02:00:00Z">
        <w:r w:rsidR="00D96BE7">
          <w:t>Registration S</w:t>
        </w:r>
      </w:ins>
      <w:ins w:id="506" w:author="Ivan Grishagin" w:date="2020-07-16T01:59:00Z">
        <w:r w:rsidR="00D96BE7">
          <w:t>ystem</w:t>
        </w:r>
      </w:ins>
      <w:del w:id="507" w:author="Ivan Grishagin" w:date="2020-07-16T01:55:00Z">
        <w:r w:rsidDel="00D96BE7">
          <w:delText xml:space="preserve">from the </w:delText>
        </w:r>
      </w:del>
      <w:del w:id="508" w:author="Ivan Grishagin" w:date="2020-07-16T01:57:00Z">
        <w:r w:rsidDel="00D96BE7">
          <w:delText>FDA</w:delText>
        </w:r>
      </w:del>
      <w:del w:id="509" w:author="Ivan Grishagin" w:date="2020-07-16T00:59:00Z">
        <w:r w:rsidDel="00586547">
          <w:delText xml:space="preserve"> </w:delText>
        </w:r>
      </w:del>
      <w:r>
        <w:t xml:space="preserve">. </w:t>
      </w:r>
      <w:ins w:id="510" w:author="Ivan Grishagin" w:date="2020-07-16T02:06:00Z">
        <w:r w:rsidR="00B029B5">
          <w:t xml:space="preserve">Furthermore, </w:t>
        </w:r>
      </w:ins>
      <w:commentRangeStart w:id="511"/>
      <w:del w:id="512" w:author="Ivan Grishagin" w:date="2020-07-16T01:58:00Z">
        <w:r w:rsidDel="00D96BE7">
          <w:delText xml:space="preserve">This data source is well-curated and </w:delText>
        </w:r>
      </w:del>
      <w:ins w:id="513" w:author="Ivan Grishagin" w:date="2020-07-16T01:58:00Z">
        <w:r w:rsidR="00D96BE7">
          <w:t xml:space="preserve">G-SRS </w:t>
        </w:r>
      </w:ins>
      <w:r>
        <w:t xml:space="preserve">contains over 100K substances </w:t>
      </w:r>
      <w:ins w:id="514" w:author="Ivan Grishagin" w:date="2020-07-16T02:07:00Z">
        <w:r w:rsidR="00B029B5">
          <w:t xml:space="preserve">rigorously defined according to the ISO 11238 standard and spanning </w:t>
        </w:r>
      </w:ins>
      <w:del w:id="515" w:author="Ivan Grishagin" w:date="2020-07-16T02:07:00Z">
        <w:r w:rsidDel="00B029B5">
          <w:delText xml:space="preserve">across </w:delText>
        </w:r>
      </w:del>
      <w:r>
        <w:t>six different</w:t>
      </w:r>
      <w:ins w:id="516" w:author="Ivan Grishagin" w:date="2020-07-16T02:01:00Z">
        <w:r w:rsidR="00B029B5">
          <w:t xml:space="preserve"> </w:t>
        </w:r>
      </w:ins>
      <w:del w:id="517" w:author="Ivan Grishagin" w:date="2020-07-16T02:06:00Z">
        <w:r w:rsidDel="00B029B5">
          <w:delText xml:space="preserve"> </w:delText>
        </w:r>
      </w:del>
      <w:r>
        <w:t xml:space="preserve">classes: chemical, </w:t>
      </w:r>
      <w:ins w:id="518" w:author="Ivan Grishagin" w:date="2020-07-16T02:08:00Z">
        <w:r w:rsidR="00B029B5">
          <w:t>polymer</w:t>
        </w:r>
      </w:ins>
      <w:del w:id="519" w:author="Ivan Grishagin" w:date="2020-07-16T02:08:00Z">
        <w:r w:rsidDel="00B029B5">
          <w:delText>structurally diverse</w:delText>
        </w:r>
      </w:del>
      <w:r>
        <w:t xml:space="preserve">, protein, </w:t>
      </w:r>
      <w:ins w:id="520" w:author="Ivan Grishagin" w:date="2020-07-16T02:08:00Z">
        <w:r w:rsidR="00B029B5">
          <w:t>nucleic acid</w:t>
        </w:r>
        <w:r w:rsidR="00B029B5">
          <w:t xml:space="preserve">, </w:t>
        </w:r>
      </w:ins>
      <w:r>
        <w:t xml:space="preserve">mixture, </w:t>
      </w:r>
      <w:del w:id="521" w:author="Ivan Grishagin" w:date="2020-07-16T02:08:00Z">
        <w:r w:rsidDel="00B029B5">
          <w:delText>polymer,</w:delText>
        </w:r>
      </w:del>
      <w:r>
        <w:t xml:space="preserve"> and </w:t>
      </w:r>
      <w:ins w:id="522" w:author="Ivan Grishagin" w:date="2020-07-16T02:08:00Z">
        <w:r w:rsidR="00B029B5">
          <w:t>structurally diverse</w:t>
        </w:r>
      </w:ins>
      <w:del w:id="523" w:author="Ivan Grishagin" w:date="2020-07-16T02:08:00Z">
        <w:r w:rsidDel="00B029B5">
          <w:delText>nucleic acid</w:delText>
        </w:r>
      </w:del>
      <w:r>
        <w:t>.</w:t>
      </w:r>
      <w:ins w:id="524" w:author="Ivan Grishagin" w:date="2020-07-16T02:00:00Z">
        <w:r w:rsidR="00D96BE7">
          <w:t xml:space="preserve"> </w:t>
        </w:r>
      </w:ins>
      <w:commentRangeEnd w:id="511"/>
      <w:ins w:id="525" w:author="Ivan Grishagin" w:date="2020-07-16T02:05:00Z">
        <w:r w:rsidR="00B029B5">
          <w:rPr>
            <w:rStyle w:val="CommentReference"/>
          </w:rPr>
          <w:commentReference w:id="511"/>
        </w:r>
      </w:ins>
      <w:commentRangeStart w:id="526"/>
      <w:del w:id="527" w:author="Ivan Grishagin" w:date="2020-07-16T02:00:00Z">
        <w:r w:rsidDel="00D96BE7">
          <w:delText xml:space="preserve"> As a data source </w:delText>
        </w:r>
      </w:del>
      <w:del w:id="528" w:author="Ivan Grishagin" w:date="2020-07-16T01:59:00Z">
        <w:r w:rsidDel="00D96BE7">
          <w:delText>derived from the FDA’s internal substance registry system</w:delText>
        </w:r>
      </w:del>
      <w:del w:id="529" w:author="Ivan Grishagin" w:date="2020-07-16T01:53:00Z">
        <w:r w:rsidDel="00D96BE7">
          <w:delText xml:space="preserve"> </w:delText>
        </w:r>
      </w:del>
      <w:del w:id="530" w:author="Ivan Grishagin" w:date="2020-07-16T02:00:00Z">
        <w:r w:rsidDel="00D96BE7">
          <w:delText xml:space="preserve">, the G-SRS data source naturally forms the basis of our data integration effort. </w:delText>
        </w:r>
      </w:del>
      <w:del w:id="531" w:author="Ivan Grishagin" w:date="2020-07-16T02:05:00Z">
        <w:r w:rsidDel="00B029B5">
          <w:delText xml:space="preserve">Using this data source as the “seed” </w:delText>
        </w:r>
      </w:del>
      <w:del w:id="532" w:author="Ivan Grishagin" w:date="2020-07-16T02:01:00Z">
        <w:r w:rsidDel="00B029B5">
          <w:delText xml:space="preserve">from </w:delText>
        </w:r>
      </w:del>
      <w:del w:id="533" w:author="Ivan Grishagin" w:date="2020-07-16T02:05:00Z">
        <w:r w:rsidDel="00B029B5">
          <w:delText xml:space="preserve">which other data sources can map </w:delText>
        </w:r>
      </w:del>
      <w:del w:id="534" w:author="Ivan Grishagin" w:date="2020-07-16T02:01:00Z">
        <w:r w:rsidDel="00B029B5">
          <w:delText xml:space="preserve">onto </w:delText>
        </w:r>
      </w:del>
      <w:del w:id="535" w:author="Ivan Grishagin" w:date="2020-07-16T02:05:00Z">
        <w:r w:rsidDel="00B029B5">
          <w:delText>has the following benefits:</w:delText>
        </w:r>
      </w:del>
    </w:p>
    <w:p w14:paraId="5CBB1EDB" w14:textId="26214AC9" w:rsidR="00084922" w:rsidDel="00B029B5" w:rsidRDefault="00AB642C" w:rsidP="00B029B5">
      <w:pPr>
        <w:pStyle w:val="FirstParagraph"/>
        <w:rPr>
          <w:del w:id="536" w:author="Ivan Grishagin" w:date="2020-07-16T02:05:00Z"/>
        </w:rPr>
        <w:pPrChange w:id="537" w:author="Ivan Grishagin" w:date="2020-07-16T02:05:00Z">
          <w:pPr>
            <w:numPr>
              <w:numId w:val="3"/>
            </w:numPr>
            <w:tabs>
              <w:tab w:val="num" w:pos="0"/>
            </w:tabs>
            <w:ind w:left="480" w:hanging="480"/>
          </w:pPr>
        </w:pPrChange>
      </w:pPr>
      <w:del w:id="538" w:author="Ivan Grishagin" w:date="2020-07-16T02:05:00Z">
        <w:r w:rsidDel="00B029B5">
          <w:delText xml:space="preserve">Since </w:delText>
        </w:r>
      </w:del>
      <w:del w:id="539" w:author="Ivan Grishagin" w:date="2020-07-16T02:02:00Z">
        <w:r w:rsidDel="00B029B5">
          <w:delText xml:space="preserve">the </w:delText>
        </w:r>
      </w:del>
      <w:del w:id="540" w:author="Ivan Grishagin" w:date="2020-07-16T02:05:00Z">
        <w:r w:rsidDel="00B029B5">
          <w:delText xml:space="preserve">G-SRS </w:delText>
        </w:r>
      </w:del>
      <w:del w:id="541" w:author="Ivan Grishagin" w:date="2020-07-16T02:02:00Z">
        <w:r w:rsidDel="00B029B5">
          <w:delText xml:space="preserve">data source implements the </w:delText>
        </w:r>
      </w:del>
      <w:del w:id="542" w:author="Ivan Grishagin" w:date="2020-07-16T02:05:00Z">
        <w:r w:rsidDel="00B029B5">
          <w:delText xml:space="preserve">ISO 11238 standard </w:delText>
        </w:r>
      </w:del>
      <w:del w:id="543" w:author="Ivan Grishagin" w:date="2020-07-16T01:53:00Z">
        <w:r w:rsidDel="00D96BE7">
          <w:delText xml:space="preserve"> </w:delText>
        </w:r>
      </w:del>
      <w:del w:id="544" w:author="Ivan Grishagin" w:date="2020-07-16T02:05:00Z">
        <w:r w:rsidDel="00B029B5">
          <w:delText xml:space="preserve">for defining </w:delText>
        </w:r>
      </w:del>
      <w:del w:id="545" w:author="Ivan Grishagin" w:date="2020-07-16T02:04:00Z">
        <w:r w:rsidDel="00B029B5">
          <w:delText xml:space="preserve">medicinal </w:delText>
        </w:r>
      </w:del>
      <w:del w:id="546" w:author="Ivan Grishagin" w:date="2020-07-16T02:05:00Z">
        <w:r w:rsidDel="00B029B5">
          <w:delText xml:space="preserve">substances, it serves as an ideal </w:delText>
        </w:r>
      </w:del>
      <w:del w:id="547" w:author="Ivan Grishagin" w:date="2020-07-16T02:04:00Z">
        <w:r w:rsidDel="00B029B5">
          <w:delText xml:space="preserve">starting point </w:delText>
        </w:r>
      </w:del>
      <w:del w:id="548" w:author="Ivan Grishagin" w:date="2020-07-16T02:05:00Z">
        <w:r w:rsidDel="00B029B5">
          <w:delText>for what constitutes a “drug.”</w:delText>
        </w:r>
      </w:del>
    </w:p>
    <w:p w14:paraId="119B997E" w14:textId="39182442" w:rsidR="00084922" w:rsidRDefault="00AB642C" w:rsidP="00B029B5">
      <w:pPr>
        <w:pStyle w:val="FirstParagraph"/>
        <w:pPrChange w:id="549" w:author="Ivan Grishagin" w:date="2020-07-16T02:05:00Z">
          <w:pPr>
            <w:numPr>
              <w:numId w:val="3"/>
            </w:numPr>
            <w:tabs>
              <w:tab w:val="num" w:pos="0"/>
            </w:tabs>
            <w:ind w:left="480" w:hanging="480"/>
          </w:pPr>
        </w:pPrChange>
      </w:pPr>
      <w:del w:id="550" w:author="Ivan Grishagin" w:date="2020-07-16T02:05:00Z">
        <w:r w:rsidDel="00B029B5">
          <w:delText xml:space="preserve">The data is a public version of the internal substance registry within the FDA; as such, it is well-curated and </w:delText>
        </w:r>
      </w:del>
      <w:del w:id="551" w:author="Ivan Grishagin" w:date="2020-07-16T01:53:00Z">
        <w:r w:rsidDel="00D96BE7">
          <w:delText>up-to-date</w:delText>
        </w:r>
      </w:del>
      <w:commentRangeEnd w:id="526"/>
      <w:r w:rsidR="00B029B5">
        <w:rPr>
          <w:rStyle w:val="CommentReference"/>
        </w:rPr>
        <w:commentReference w:id="526"/>
      </w:r>
      <w:del w:id="552" w:author="Ivan Grishagin" w:date="2020-07-16T02:05:00Z">
        <w:r w:rsidDel="00B029B5">
          <w:delText>.</w:delText>
        </w:r>
      </w:del>
    </w:p>
    <w:p w14:paraId="195C39C3" w14:textId="77777777" w:rsidR="00084922" w:rsidRDefault="00AB642C">
      <w:pPr>
        <w:pStyle w:val="FirstParagraph"/>
      </w:pPr>
      <w:r>
        <w:t>Furthermore, by establishing a reference data source for data integration, we have finer control over the following:</w:t>
      </w:r>
    </w:p>
    <w:p w14:paraId="0220B028" w14:textId="77777777" w:rsidR="00084922" w:rsidRDefault="00AB642C" w:rsidP="00EC586D">
      <w:pPr>
        <w:pStyle w:val="BodyText"/>
        <w:numPr>
          <w:ilvl w:val="0"/>
          <w:numId w:val="4"/>
        </w:numPr>
        <w:pPrChange w:id="553" w:author="Ivan Grishagin" w:date="2020-07-16T02:08:00Z">
          <w:pPr>
            <w:pStyle w:val="BodyText"/>
          </w:pPr>
        </w:pPrChange>
      </w:pPr>
      <w:r>
        <w:rPr>
          <w:i/>
        </w:rPr>
        <w:t>Data quality</w:t>
      </w:r>
      <w:r>
        <w:t>. A reference data source is typically selected such that it is of high quality. Here, we can also impose other data quality constraints (e.g., no synonyms can span multiple entities) to guide ER.</w:t>
      </w:r>
    </w:p>
    <w:p w14:paraId="3B12987E" w14:textId="2857D310" w:rsidR="00084922" w:rsidRDefault="00AB642C" w:rsidP="00EC586D">
      <w:pPr>
        <w:pStyle w:val="BodyText"/>
        <w:numPr>
          <w:ilvl w:val="0"/>
          <w:numId w:val="4"/>
        </w:numPr>
        <w:pPrChange w:id="554" w:author="Ivan Grishagin" w:date="2020-07-16T02:08:00Z">
          <w:pPr>
            <w:pStyle w:val="BodyText"/>
          </w:pPr>
        </w:pPrChange>
      </w:pPr>
      <w:r>
        <w:rPr>
          <w:i/>
        </w:rPr>
        <w:t>Data resolution</w:t>
      </w:r>
      <w:r>
        <w:t xml:space="preserve">. ER is particularly challenging when data integration involves ontologies. A reference data source can serve as the anchor ontology </w:t>
      </w:r>
      <w:del w:id="555" w:author="Ivan Grishagin" w:date="2020-07-16T02:09:00Z">
        <w:r w:rsidDel="00EC586D">
          <w:delText xml:space="preserve">from </w:delText>
        </w:r>
      </w:del>
      <w:ins w:id="556" w:author="Ivan Grishagin" w:date="2020-07-16T02:09:00Z">
        <w:r w:rsidR="00EC586D">
          <w:t>to</w:t>
        </w:r>
        <w:r w:rsidR="00EC586D">
          <w:t xml:space="preserve"> </w:t>
        </w:r>
      </w:ins>
      <w:r>
        <w:t>which other ontologies can be mapped. As with data quality, we can also impose any additional semantic constraints</w:t>
      </w:r>
      <w:ins w:id="557" w:author="Ivan Grishagin" w:date="2020-07-16T02:09:00Z">
        <w:r w:rsidR="00EC586D">
          <w:t xml:space="preserve"> (</w:t>
        </w:r>
      </w:ins>
      <w:del w:id="558" w:author="Ivan Grishagin" w:date="2020-07-16T02:09:00Z">
        <w:r w:rsidDel="00EC586D">
          <w:delText xml:space="preserve">; </w:delText>
        </w:r>
      </w:del>
      <w:r>
        <w:t>e.g., an equivalence class cannot have more than one active moiety</w:t>
      </w:r>
      <w:ins w:id="559" w:author="Ivan Grishagin" w:date="2020-07-16T02:10:00Z">
        <w:r w:rsidR="00EC586D">
          <w:t>)</w:t>
        </w:r>
      </w:ins>
      <w:r>
        <w:t>.</w:t>
      </w:r>
    </w:p>
    <w:p w14:paraId="5370E8D3" w14:textId="77777777" w:rsidR="00084922" w:rsidRDefault="00AB642C" w:rsidP="00EC586D">
      <w:pPr>
        <w:pStyle w:val="BodyText"/>
        <w:numPr>
          <w:ilvl w:val="0"/>
          <w:numId w:val="4"/>
        </w:numPr>
        <w:pPrChange w:id="560" w:author="Ivan Grishagin" w:date="2020-07-16T02:08:00Z">
          <w:pPr>
            <w:pStyle w:val="BodyText"/>
          </w:pPr>
        </w:pPrChange>
      </w:pPr>
      <w:r>
        <w:rPr>
          <w:i/>
        </w:rPr>
        <w:lastRenderedPageBreak/>
        <w:t>Data curation</w:t>
      </w:r>
      <w:r>
        <w:t>. Generating ground-truth data is more manageable with a single data source than across multiple data sources. This is particularly important due to the iterative feedback between data curation and data integration.</w:t>
      </w:r>
    </w:p>
    <w:p w14:paraId="2DA0C956" w14:textId="55AF3420" w:rsidR="00084922" w:rsidRDefault="00AB642C">
      <w:pPr>
        <w:pStyle w:val="BodyText"/>
      </w:pPr>
      <w:r>
        <w:t>While the G-SRS data provide</w:t>
      </w:r>
      <w:del w:id="561" w:author="Ivan Grishagin" w:date="2020-07-16T02:10:00Z">
        <w:r w:rsidDel="003904EB">
          <w:delText>s</w:delText>
        </w:r>
      </w:del>
      <w:r>
        <w:t xml:space="preserve"> rigo</w:t>
      </w:r>
      <w:ins w:id="562" w:author="Ivan Grishagin" w:date="2020-07-16T02:10:00Z">
        <w:r w:rsidR="00EC586D">
          <w:t>ro</w:t>
        </w:r>
      </w:ins>
      <w:r>
        <w:t xml:space="preserve">us definitions for substances, </w:t>
      </w:r>
      <w:del w:id="563" w:author="Ivan Grishagin" w:date="2020-07-16T02:10:00Z">
        <w:r w:rsidDel="003904EB">
          <w:delText xml:space="preserve">it </w:delText>
        </w:r>
      </w:del>
      <w:ins w:id="564" w:author="Ivan Grishagin" w:date="2020-07-16T02:10:00Z">
        <w:r w:rsidR="003904EB">
          <w:t xml:space="preserve">they </w:t>
        </w:r>
      </w:ins>
      <w:r>
        <w:t>lack</w:t>
      </w:r>
      <w:del w:id="565" w:author="Ivan Grishagin" w:date="2020-07-16T02:10:00Z">
        <w:r w:rsidDel="003904EB">
          <w:delText>s</w:delText>
        </w:r>
      </w:del>
      <w:r>
        <w:t xml:space="preserve"> other information such as approval status, year, </w:t>
      </w:r>
      <w:del w:id="566" w:author="Ivan Grishagin" w:date="2020-07-16T02:11:00Z">
        <w:r w:rsidDel="003904EB">
          <w:delText xml:space="preserve">and </w:delText>
        </w:r>
      </w:del>
      <w:r>
        <w:t>juri</w:t>
      </w:r>
      <w:ins w:id="567" w:author="Ivan Grishagin" w:date="2020-07-16T02:10:00Z">
        <w:r w:rsidR="003904EB">
          <w:t>s</w:t>
        </w:r>
      </w:ins>
      <w:r>
        <w:t>diction, indication</w:t>
      </w:r>
      <w:ins w:id="568" w:author="Ivan Grishagin" w:date="2020-07-16T02:11:00Z">
        <w:r w:rsidR="003904EB">
          <w:t>s</w:t>
        </w:r>
      </w:ins>
      <w:r>
        <w:t>, patent</w:t>
      </w:r>
      <w:ins w:id="569" w:author="Ivan Grishagin" w:date="2020-07-16T02:11:00Z">
        <w:r w:rsidR="003904EB">
          <w:t>s</w:t>
        </w:r>
      </w:ins>
      <w:r>
        <w:t>, publication</w:t>
      </w:r>
      <w:ins w:id="570" w:author="Ivan Grishagin" w:date="2020-07-16T02:11:00Z">
        <w:r w:rsidR="003904EB">
          <w:t>s</w:t>
        </w:r>
      </w:ins>
      <w:r>
        <w:t xml:space="preserve">, </w:t>
      </w:r>
      <w:del w:id="571" w:author="Ivan Grishagin" w:date="2020-07-16T02:11:00Z">
        <w:r w:rsidDel="003904EB">
          <w:delText>and other uses</w:delText>
        </w:r>
      </w:del>
      <w:ins w:id="572" w:author="Ivan Grishagin" w:date="2020-07-16T02:11:00Z">
        <w:r w:rsidR="003904EB">
          <w:t>etc</w:t>
        </w:r>
      </w:ins>
      <w:r>
        <w:t xml:space="preserve">. The complete list of data sources currently used by </w:t>
      </w:r>
      <w:r>
        <w:rPr>
          <w:smallCaps/>
        </w:rPr>
        <w:t>Stitcher</w:t>
      </w:r>
      <w:r>
        <w:t> is shown in Table [</w:t>
      </w:r>
      <w:proofErr w:type="spellStart"/>
      <w:r>
        <w:t>tab:data-sources</w:t>
      </w:r>
      <w:proofErr w:type="spellEnd"/>
      <w:r>
        <w:t>].</w:t>
      </w:r>
    </w:p>
    <w:p w14:paraId="0C58A430" w14:textId="77777777" w:rsidR="00084922" w:rsidRDefault="00AB642C">
      <w:pPr>
        <w:pStyle w:val="Heading2"/>
      </w:pPr>
      <w:bookmarkStart w:id="573" w:name="availability"/>
      <w:bookmarkEnd w:id="573"/>
      <w:r>
        <w:t>Availability</w:t>
      </w:r>
    </w:p>
    <w:p w14:paraId="657E6BF1" w14:textId="77777777" w:rsidR="00C65AA8" w:rsidRDefault="00C65AA8">
      <w:pPr>
        <w:pStyle w:val="FirstParagraph"/>
        <w:rPr>
          <w:ins w:id="574" w:author="Ivan Grishagin" w:date="2020-07-16T02:14:00Z"/>
        </w:rPr>
      </w:pPr>
      <w:ins w:id="575" w:author="Ivan Grishagin" w:date="2020-07-16T02:14:00Z">
        <w:r>
          <w:rPr>
            <w:smallCaps/>
          </w:rPr>
          <w:t>Stitcher</w:t>
        </w:r>
        <w:r>
          <w:t xml:space="preserve"> and the data integration pipeline developed for the </w:t>
        </w:r>
        <w:r>
          <w:rPr>
            <w:smallCaps/>
          </w:rPr>
          <w:t>InXight Drugs</w:t>
        </w:r>
        <w:r>
          <w:t xml:space="preserve"> resource are available as a repository at </w:t>
        </w:r>
        <w:r>
          <w:fldChar w:fldCharType="begin"/>
        </w:r>
        <w:r>
          <w:instrText xml:space="preserve"> HYPERLINK "https://github.com/ncats/stitcher" \h </w:instrText>
        </w:r>
        <w:r>
          <w:fldChar w:fldCharType="separate"/>
        </w:r>
        <w:r>
          <w:rPr>
            <w:rStyle w:val="Hyperlink"/>
          </w:rPr>
          <w:t>https://github.com/ncats/stitcher</w:t>
        </w:r>
        <w:r>
          <w:rPr>
            <w:rStyle w:val="Hyperlink"/>
          </w:rPr>
          <w:fldChar w:fldCharType="end"/>
        </w:r>
        <w:r>
          <w:t xml:space="preserve">. </w:t>
        </w:r>
      </w:ins>
    </w:p>
    <w:p w14:paraId="3F9F84E7" w14:textId="3813AA70" w:rsidR="00084922" w:rsidRDefault="00AB642C">
      <w:pPr>
        <w:pStyle w:val="FirstParagraph"/>
      </w:pPr>
      <w:r>
        <w:t xml:space="preserve">The </w:t>
      </w:r>
      <w:r>
        <w:rPr>
          <w:smallCaps/>
        </w:rPr>
        <w:t>InXight Drugs</w:t>
      </w:r>
      <w:r>
        <w:t xml:space="preserve"> resource is available at </w:t>
      </w:r>
      <w:hyperlink r:id="rId11">
        <w:r>
          <w:rPr>
            <w:rStyle w:val="Hyperlink"/>
          </w:rPr>
          <w:t>https://drugs.ncats.io</w:t>
        </w:r>
      </w:hyperlink>
      <w:r>
        <w:t xml:space="preserve">. </w:t>
      </w:r>
      <w:ins w:id="576" w:author="Ivan Grishagin" w:date="2020-07-16T02:13:00Z">
        <w:r w:rsidR="00AA6389">
          <w:t>The corresponding stitch multigraph built with data sources listed in Table [</w:t>
        </w:r>
        <w:proofErr w:type="spellStart"/>
        <w:r w:rsidR="00AA6389">
          <w:t>tab:data-sources</w:t>
        </w:r>
        <w:proofErr w:type="spellEnd"/>
        <w:r w:rsidR="00AA6389">
          <w:t xml:space="preserve">] is available as a Neo4j database  at </w:t>
        </w:r>
        <w:r w:rsidR="00AA6389">
          <w:fldChar w:fldCharType="begin"/>
        </w:r>
        <w:r w:rsidR="00AA6389">
          <w:instrText xml:space="preserve"> HYPERLINK "https://stitcher.ncats.io/browser" \h </w:instrText>
        </w:r>
        <w:r w:rsidR="00AA6389">
          <w:fldChar w:fldCharType="separate"/>
        </w:r>
        <w:r w:rsidR="00AA6389">
          <w:rPr>
            <w:rStyle w:val="Hyperlink"/>
          </w:rPr>
          <w:t>https://stitcher.ncats.io/browser</w:t>
        </w:r>
        <w:r w:rsidR="00AA6389">
          <w:rPr>
            <w:rStyle w:val="Hyperlink"/>
          </w:rPr>
          <w:fldChar w:fldCharType="end"/>
        </w:r>
        <w:r w:rsidR="00AA6389">
          <w:t xml:space="preserve">. </w:t>
        </w:r>
      </w:ins>
      <w:del w:id="577" w:author="Ivan Grishagin" w:date="2020-07-16T02:14:00Z">
        <w:r w:rsidDel="00C65AA8">
          <w:rPr>
            <w:smallCaps/>
          </w:rPr>
          <w:delText>Stitcher</w:delText>
        </w:r>
        <w:r w:rsidDel="00C65AA8">
          <w:delText xml:space="preserve"> and the data integration pipeline developed for the </w:delText>
        </w:r>
        <w:r w:rsidDel="00C65AA8">
          <w:rPr>
            <w:smallCaps/>
          </w:rPr>
          <w:delText>InXight Drugs</w:delText>
        </w:r>
        <w:r w:rsidDel="00C65AA8">
          <w:delText xml:space="preserve"> resource are available </w:delText>
        </w:r>
      </w:del>
      <w:del w:id="578" w:author="Ivan Grishagin" w:date="2020-07-16T02:12:00Z">
        <w:r w:rsidDel="00AA6389">
          <w:delText xml:space="preserve">in source form </w:delText>
        </w:r>
      </w:del>
      <w:del w:id="579" w:author="Ivan Grishagin" w:date="2020-07-16T02:14:00Z">
        <w:r w:rsidDel="00C65AA8">
          <w:delText xml:space="preserve">at </w:delText>
        </w:r>
        <w:r w:rsidR="004C7A20" w:rsidDel="00C65AA8">
          <w:fldChar w:fldCharType="begin"/>
        </w:r>
        <w:r w:rsidR="004C7A20" w:rsidDel="00C65AA8">
          <w:delInstrText xml:space="preserve"> HYPERLINK "https://github.com/ncats/stitcher" \h </w:delInstrText>
        </w:r>
        <w:r w:rsidR="004C7A20" w:rsidDel="00C65AA8">
          <w:fldChar w:fldCharType="separate"/>
        </w:r>
        <w:r w:rsidDel="00C65AA8">
          <w:rPr>
            <w:rStyle w:val="Hyperlink"/>
          </w:rPr>
          <w:delText>https://github.com/ncats/stitcher</w:delText>
        </w:r>
        <w:r w:rsidR="004C7A20" w:rsidDel="00C65AA8">
          <w:rPr>
            <w:rStyle w:val="Hyperlink"/>
          </w:rPr>
          <w:fldChar w:fldCharType="end"/>
        </w:r>
        <w:r w:rsidDel="00C65AA8">
          <w:delText xml:space="preserve">. </w:delText>
        </w:r>
      </w:del>
      <w:del w:id="580" w:author="Ivan Grishagin" w:date="2020-07-16T02:13:00Z">
        <w:r w:rsidDel="00AA6389">
          <w:delText xml:space="preserve">The stitch multigraph built with data sources listed in Table [tab:data-sources] is available as a Neo4j database  at </w:delText>
        </w:r>
        <w:r w:rsidR="004C7A20" w:rsidDel="00AA6389">
          <w:fldChar w:fldCharType="begin"/>
        </w:r>
        <w:r w:rsidR="004C7A20" w:rsidRPr="00C65AA8" w:rsidDel="00AA6389">
          <w:rPr>
            <w:rPrChange w:id="581" w:author="Ivan Grishagin" w:date="2020-07-16T02:14:00Z">
              <w:rPr/>
            </w:rPrChange>
          </w:rPr>
          <w:delInstrText xml:space="preserve"> HYPERLINK "https://stitcher.ncats.io/browser" \h </w:delInstrText>
        </w:r>
        <w:r w:rsidR="004C7A20" w:rsidDel="00AA6389">
          <w:fldChar w:fldCharType="separate"/>
        </w:r>
        <w:r w:rsidDel="00AA6389">
          <w:rPr>
            <w:rStyle w:val="Hyperlink"/>
          </w:rPr>
          <w:delText>https://stitcher.ncats.io/browser</w:delText>
        </w:r>
        <w:r w:rsidR="004C7A20" w:rsidDel="00AA6389">
          <w:rPr>
            <w:rStyle w:val="Hyperlink"/>
          </w:rPr>
          <w:fldChar w:fldCharType="end"/>
        </w:r>
        <w:r w:rsidDel="00AA6389">
          <w:delText xml:space="preserve">. </w:delText>
        </w:r>
      </w:del>
      <w:r>
        <w:t>This database currently contains 192,413 stitch nodes and 11,948,470 edges (relationships and stitch keys). Tables [</w:t>
      </w:r>
      <w:proofErr w:type="spellStart"/>
      <w:proofErr w:type="gramStart"/>
      <w:r>
        <w:t>tab:stitch</w:t>
      </w:r>
      <w:proofErr w:type="gramEnd"/>
      <w:r>
        <w:t>-keys</w:t>
      </w:r>
      <w:proofErr w:type="spellEnd"/>
      <w:r>
        <w:t>] and [</w:t>
      </w:r>
      <w:proofErr w:type="spellStart"/>
      <w:r>
        <w:t>tab:stitch-values</w:t>
      </w:r>
      <w:proofErr w:type="spellEnd"/>
      <w:r>
        <w:t>] give a breakdown of the stitch keys and values, respectively, in the stitch multigraph. All figures and examples used throughout this paper have been generated directly from this database.</w:t>
      </w:r>
    </w:p>
    <w:p w14:paraId="65BA65FC" w14:textId="77777777" w:rsidR="00084922" w:rsidRDefault="00AB642C">
      <w:pPr>
        <w:pStyle w:val="Heading2"/>
      </w:pPr>
      <w:bookmarkStart w:id="582" w:name="case-studies"/>
      <w:bookmarkEnd w:id="582"/>
      <w:r>
        <w:t>Case studies</w:t>
      </w:r>
    </w:p>
    <w:p w14:paraId="3AE76D1B" w14:textId="77777777" w:rsidR="00084922" w:rsidRDefault="00AB642C">
      <w:pPr>
        <w:pStyle w:val="FirstParagraph"/>
      </w:pPr>
      <w:r>
        <w:rPr>
          <w:smallCaps/>
        </w:rPr>
        <w:t>Aspirin</w:t>
      </w:r>
      <w:r>
        <w:t xml:space="preserve"> is a versatile drug that can be used alone or in combination with other drugs. Shown in Figure [</w:t>
      </w:r>
      <w:proofErr w:type="spellStart"/>
      <w:proofErr w:type="gramStart"/>
      <w:r>
        <w:t>fig:ASPIRIN</w:t>
      </w:r>
      <w:proofErr w:type="spellEnd"/>
      <w:proofErr w:type="gramEnd"/>
      <w:r>
        <w:t xml:space="preserve">] is the induced subgraph of the much larger </w:t>
      </w:r>
      <w:r>
        <w:rPr>
          <w:smallCaps/>
        </w:rPr>
        <w:t>Aspirin</w:t>
      </w:r>
      <w:r>
        <w:t xml:space="preserve"> connected component that forms the </w:t>
      </w:r>
      <w:r>
        <w:rPr>
          <w:smallCaps/>
        </w:rPr>
        <w:t>Aspirin</w:t>
      </w:r>
      <w:r>
        <w:t xml:space="preserve"> entity. This example demonstrates </w:t>
      </w:r>
      <w:proofErr w:type="spellStart"/>
      <w:r>
        <w:rPr>
          <w:smallCaps/>
        </w:rPr>
        <w:t>Stitcher</w:t>
      </w:r>
      <w:r>
        <w:t>’s</w:t>
      </w:r>
      <w:proofErr w:type="spellEnd"/>
      <w:r>
        <w:t xml:space="preserve"> ability to tease out only the relevant stitch nodes for which </w:t>
      </w:r>
      <w:r>
        <w:rPr>
          <w:smallCaps/>
        </w:rPr>
        <w:t>Aspirin</w:t>
      </w:r>
      <w:r>
        <w:t xml:space="preserve"> is likely to be the active moiety for the underlying substance.</w:t>
      </w:r>
    </w:p>
    <w:p w14:paraId="5B51889D" w14:textId="5D842C2F" w:rsidR="00084922" w:rsidRDefault="00AB642C">
      <w:pPr>
        <w:pStyle w:val="BodyText"/>
      </w:pPr>
      <w:proofErr w:type="spellStart"/>
      <w:r>
        <w:rPr>
          <w:smallCaps/>
        </w:rPr>
        <w:t>Levomethadyl</w:t>
      </w:r>
      <w:proofErr w:type="spellEnd"/>
      <w:r>
        <w:t xml:space="preserve"> and its derivative </w:t>
      </w:r>
      <w:r>
        <w:rPr>
          <w:smallCaps/>
        </w:rPr>
        <w:t>Levacetylmethadol</w:t>
      </w:r>
      <w:r>
        <w:t xml:space="preserve"> are often considered as two separate drugs. This is </w:t>
      </w:r>
      <w:del w:id="583" w:author="Ivan Grishagin" w:date="2020-07-16T02:15:00Z">
        <w:r w:rsidDel="00893765">
          <w:delText xml:space="preserve">readily </w:delText>
        </w:r>
      </w:del>
      <w:r>
        <w:t xml:space="preserve">apparent </w:t>
      </w:r>
      <w:del w:id="584" w:author="Ivan Grishagin" w:date="2020-07-16T02:15:00Z">
        <w:r w:rsidDel="00893765">
          <w:delText xml:space="preserve">in </w:delText>
        </w:r>
      </w:del>
      <w:ins w:id="585" w:author="Ivan Grishagin" w:date="2020-07-16T02:15:00Z">
        <w:r w:rsidR="00893765">
          <w:t xml:space="preserve">from </w:t>
        </w:r>
      </w:ins>
      <w:r>
        <w:t>Figure [</w:t>
      </w:r>
      <w:proofErr w:type="spellStart"/>
      <w:proofErr w:type="gramStart"/>
      <w:r>
        <w:t>fig:LEVOMETHADYL</w:t>
      </w:r>
      <w:proofErr w:type="spellEnd"/>
      <w:proofErr w:type="gramEnd"/>
      <w:r>
        <w:t>], which shows that there are two distinct “clusters” in the stitch multigraph. If ER is based on graph metrics (e.g., betweenness centrality), it is likely that this connected component will yield two drugs instead of one. Here, the priority of the stitch key allows the two clusters to be merged to indicate that there is only one drug</w:t>
      </w:r>
      <w:ins w:id="586" w:author="Ivan Grishagin" w:date="2020-07-16T02:16:00Z">
        <w:r w:rsidR="00893765">
          <w:t>, not two.</w:t>
        </w:r>
      </w:ins>
      <w:del w:id="587" w:author="Ivan Grishagin" w:date="2020-07-16T02:16:00Z">
        <w:r w:rsidDel="00893765">
          <w:delText>.</w:delText>
        </w:r>
      </w:del>
    </w:p>
    <w:p w14:paraId="61F2C6C6" w14:textId="1E6698B0" w:rsidR="00084922" w:rsidRDefault="00AB642C">
      <w:pPr>
        <w:pStyle w:val="BodyText"/>
      </w:pPr>
      <w:r>
        <w:t>Figure [</w:t>
      </w:r>
      <w:proofErr w:type="spellStart"/>
      <w:proofErr w:type="gramStart"/>
      <w:r>
        <w:t>fig:BENOXAPROFEN</w:t>
      </w:r>
      <w:proofErr w:type="spellEnd"/>
      <w:proofErr w:type="gramEnd"/>
      <w:r>
        <w:t xml:space="preserve">] shows the connected component for </w:t>
      </w:r>
      <w:proofErr w:type="spellStart"/>
      <w:r>
        <w:rPr>
          <w:smallCaps/>
        </w:rPr>
        <w:t>Benoxaprofen</w:t>
      </w:r>
      <w:proofErr w:type="spellEnd"/>
      <w:r>
        <w:t xml:space="preserve">, a nonsteroidal </w:t>
      </w:r>
      <w:proofErr w:type="spellStart"/>
      <w:r>
        <w:t>antiinflammatory</w:t>
      </w:r>
      <w:proofErr w:type="spellEnd"/>
      <w:r>
        <w:t xml:space="preserve"> drug approved in 1982. This drug is a racemic mixture. The density of this connected component </w:t>
      </w:r>
      <w:del w:id="588" w:author="Ivan Grishagin" w:date="2020-07-16T02:16:00Z">
        <w:r w:rsidDel="00893765">
          <w:delText>is a reflection of</w:delText>
        </w:r>
      </w:del>
      <w:ins w:id="589" w:author="Ivan Grishagin" w:date="2020-07-16T02:16:00Z">
        <w:r w:rsidR="00893765">
          <w:t>reflects</w:t>
        </w:r>
      </w:ins>
      <w:r>
        <w:t xml:space="preserve"> the lack of</w:t>
      </w:r>
      <w:ins w:id="590" w:author="Ivan Grishagin" w:date="2020-07-16T02:16:00Z">
        <w:r w:rsidR="00893765">
          <w:t xml:space="preserve"> a</w:t>
        </w:r>
      </w:ins>
      <w:r>
        <w:t xml:space="preserve"> specified stereocenter that caused many spurious stitch keys. </w:t>
      </w:r>
      <w:r>
        <w:rPr>
          <w:smallCaps/>
        </w:rPr>
        <w:t>Stitcher</w:t>
      </w:r>
      <w:r>
        <w:t xml:space="preserve"> is able to disambiguate the connected component into three distinct entities that represent the mixture, </w:t>
      </w:r>
      <w:r>
        <w:rPr>
          <w:i/>
        </w:rPr>
        <w:t>R-</w:t>
      </w:r>
      <w:r>
        <w:t xml:space="preserve">, and </w:t>
      </w:r>
      <w:r>
        <w:rPr>
          <w:i/>
        </w:rPr>
        <w:t>S-</w:t>
      </w:r>
      <w:r>
        <w:t>isomer.</w:t>
      </w:r>
    </w:p>
    <w:p w14:paraId="39C08EAB" w14:textId="77777777" w:rsidR="00084922" w:rsidRDefault="00AB642C">
      <w:pPr>
        <w:pStyle w:val="Heading1"/>
      </w:pPr>
      <w:bookmarkStart w:id="591" w:name="discussion"/>
      <w:bookmarkEnd w:id="591"/>
      <w:r>
        <w:lastRenderedPageBreak/>
        <w:t>Discussion</w:t>
      </w:r>
    </w:p>
    <w:p w14:paraId="2B2E0FD0" w14:textId="77777777" w:rsidR="00084922" w:rsidRDefault="00AB642C">
      <w:pPr>
        <w:pStyle w:val="Heading1"/>
      </w:pPr>
      <w:bookmarkStart w:id="592" w:name="competing-interests"/>
      <w:bookmarkEnd w:id="592"/>
      <w:r>
        <w:t>Competing interests</w:t>
      </w:r>
    </w:p>
    <w:p w14:paraId="2121624D" w14:textId="77777777" w:rsidR="00084922" w:rsidRDefault="00AB642C">
      <w:pPr>
        <w:pStyle w:val="FirstParagraph"/>
      </w:pPr>
      <w:r>
        <w:t>The authors declare that they have no competing interests.</w:t>
      </w:r>
    </w:p>
    <w:p w14:paraId="18C4DF3E" w14:textId="77777777" w:rsidR="00084922" w:rsidRDefault="00AB642C">
      <w:pPr>
        <w:pStyle w:val="Heading1"/>
      </w:pPr>
      <w:bookmarkStart w:id="593" w:name="authors-contributions"/>
      <w:bookmarkEnd w:id="593"/>
      <w:r>
        <w:t>Author’s contributions</w:t>
      </w:r>
    </w:p>
    <w:p w14:paraId="53B51B00" w14:textId="77777777" w:rsidR="00084922" w:rsidRDefault="00AB642C">
      <w:pPr>
        <w:pStyle w:val="Heading1"/>
      </w:pPr>
      <w:bookmarkStart w:id="594" w:name="acknowledgements"/>
      <w:bookmarkEnd w:id="594"/>
      <w:r>
        <w:t>Acknowledgements</w:t>
      </w:r>
    </w:p>
    <w:p w14:paraId="65D9A1CB" w14:textId="51A18ED6" w:rsidR="00084922" w:rsidRDefault="00AB642C">
      <w:pPr>
        <w:pStyle w:val="FirstParagraph"/>
      </w:pPr>
      <w:r>
        <w:t>We thank our colleagues</w:t>
      </w:r>
      <w:del w:id="595" w:author="Ivan Grishagin" w:date="2020-07-16T02:03:00Z">
        <w:r w:rsidDel="00B029B5">
          <w:delText>,</w:delText>
        </w:r>
      </w:del>
      <w:r>
        <w:t xml:space="preserve"> Mark Williams and Tyler Beck</w:t>
      </w:r>
      <w:del w:id="596" w:author="Ivan Grishagin" w:date="2020-07-16T02:03:00Z">
        <w:r w:rsidDel="00B029B5">
          <w:delText>,</w:delText>
        </w:r>
      </w:del>
      <w:r>
        <w:t xml:space="preserve"> for their valuable proof</w:t>
      </w:r>
      <w:del w:id="597" w:author="Ivan Grishagin" w:date="2020-07-16T02:03:00Z">
        <w:r w:rsidDel="00B029B5">
          <w:delText>-</w:delText>
        </w:r>
      </w:del>
      <w:r>
        <w:t>reading of early drafts of the manuscript. We also thank our colleague</w:t>
      </w:r>
      <w:del w:id="598" w:author="Ivan Grishagin" w:date="2020-07-16T02:03:00Z">
        <w:r w:rsidDel="00B029B5">
          <w:delText>,</w:delText>
        </w:r>
      </w:del>
      <w:r>
        <w:t xml:space="preserve"> Tongan Zhao</w:t>
      </w:r>
      <w:del w:id="599" w:author="Ivan Grishagin" w:date="2020-07-16T02:03:00Z">
        <w:r w:rsidDel="00B029B5">
          <w:delText>,</w:delText>
        </w:r>
      </w:del>
      <w:r>
        <w:t xml:space="preserve"> for his help in developing a prototype curation user interface for </w:t>
      </w:r>
      <w:r>
        <w:rPr>
          <w:smallCaps/>
        </w:rPr>
        <w:t>Stitcher</w:t>
      </w:r>
      <w:r>
        <w:t>. We are particularly grateful to Alexey Zakharov and Tim Sheils for their constant encouragement and support.</w:t>
      </w:r>
    </w:p>
    <w:p w14:paraId="6920DDEF" w14:textId="77777777" w:rsidR="00084922" w:rsidRDefault="00AB642C">
      <w:pPr>
        <w:pStyle w:val="Heading1"/>
      </w:pPr>
      <w:bookmarkStart w:id="600" w:name="figures"/>
      <w:bookmarkEnd w:id="600"/>
      <w:r>
        <w:lastRenderedPageBreak/>
        <w:t>Figures</w:t>
      </w:r>
    </w:p>
    <w:p w14:paraId="2CEEF6F6" w14:textId="77777777" w:rsidR="00084922" w:rsidRDefault="00AB642C">
      <w:pPr>
        <w:pStyle w:val="FigurewithCaption"/>
      </w:pPr>
      <w:r>
        <w:rPr>
          <w:noProof/>
        </w:rPr>
        <w:drawing>
          <wp:inline distT="0" distB="0" distL="0" distR="0" wp14:anchorId="1A46D46B" wp14:editId="2A4FDB06">
            <wp:extent cx="5334000" cy="4953000"/>
            <wp:effectExtent l="0" t="0" r="0" b="0"/>
            <wp:docPr id="1" name="Picture" descr=" A connected component in the stitch multigraph with four stitch nodes (medium) and corresponding data nodes (small). Each stitch value forms a clique within this connected component. The edge labels between stitch nodes are the stitch keys. The large node is the derived entity (i.e., sgroup node) from entity resolution that establishes equivalence between the stitch nodes."/>
            <wp:cNvGraphicFramePr/>
            <a:graphic xmlns:a="http://schemas.openxmlformats.org/drawingml/2006/main">
              <a:graphicData uri="http://schemas.openxmlformats.org/drawingml/2006/picture">
                <pic:pic xmlns:pic="http://schemas.openxmlformats.org/drawingml/2006/picture">
                  <pic:nvPicPr>
                    <pic:cNvPr id="0" name="Picture" descr="img/graph3.png"/>
                    <pic:cNvPicPr>
                      <a:picLocks noChangeAspect="1" noChangeArrowheads="1"/>
                    </pic:cNvPicPr>
                  </pic:nvPicPr>
                  <pic:blipFill>
                    <a:blip r:embed="rId12"/>
                    <a:stretch>
                      <a:fillRect/>
                    </a:stretch>
                  </pic:blipFill>
                  <pic:spPr bwMode="auto">
                    <a:xfrm>
                      <a:off x="0" y="0"/>
                      <a:ext cx="5334000" cy="4953000"/>
                    </a:xfrm>
                    <a:prstGeom prst="rect">
                      <a:avLst/>
                    </a:prstGeom>
                    <a:noFill/>
                    <a:ln w="9525">
                      <a:noFill/>
                      <a:headEnd/>
                      <a:tailEnd/>
                    </a:ln>
                  </pic:spPr>
                </pic:pic>
              </a:graphicData>
            </a:graphic>
          </wp:inline>
        </w:drawing>
      </w:r>
    </w:p>
    <w:p w14:paraId="66850CBD" w14:textId="4B2405CB" w:rsidR="00084922" w:rsidRDefault="00AB642C">
      <w:pPr>
        <w:pStyle w:val="ImageCaption"/>
      </w:pPr>
      <w:r>
        <w:t xml:space="preserve"> A connected component in the stitch multigraph with four stitch nodes (medium) and corresponding data nodes (small). Each stitch value forms a clique within this connected component. The edge labels between stitch nodes are the stitch keys. The large</w:t>
      </w:r>
      <w:ins w:id="601" w:author="Ivan Grishagin" w:date="2020-07-15T11:22:00Z">
        <w:r w:rsidR="002059D1">
          <w:t>st</w:t>
        </w:r>
      </w:ins>
      <w:r>
        <w:t xml:space="preserve"> node is </w:t>
      </w:r>
      <w:del w:id="602" w:author="Ivan Grishagin" w:date="2020-07-15T11:23:00Z">
        <w:r w:rsidDel="002059D1">
          <w:delText xml:space="preserve">the </w:delText>
        </w:r>
      </w:del>
      <w:ins w:id="603" w:author="Ivan Grishagin" w:date="2020-07-15T11:23:00Z">
        <w:r w:rsidR="002059D1">
          <w:t xml:space="preserve">an </w:t>
        </w:r>
      </w:ins>
      <w:del w:id="604" w:author="Ivan Grishagin" w:date="2020-07-15T11:23:00Z">
        <w:r w:rsidDel="002059D1">
          <w:delText xml:space="preserve">derived </w:delText>
        </w:r>
      </w:del>
      <w:r>
        <w:t xml:space="preserve">entity </w:t>
      </w:r>
      <w:ins w:id="605" w:author="Ivan Grishagin" w:date="2020-07-15T11:22:00Z">
        <w:r w:rsidR="002059D1">
          <w:t>called “</w:t>
        </w:r>
      </w:ins>
      <w:proofErr w:type="spellStart"/>
      <w:del w:id="606" w:author="Ivan Grishagin" w:date="2020-07-15T11:22:00Z">
        <w:r w:rsidDel="002059D1">
          <w:delText xml:space="preserve">(i.e., </w:delText>
        </w:r>
      </w:del>
      <w:r>
        <w:t>sgroup</w:t>
      </w:r>
      <w:proofErr w:type="spellEnd"/>
      <w:r>
        <w:t xml:space="preserve"> node</w:t>
      </w:r>
      <w:ins w:id="607" w:author="Ivan Grishagin" w:date="2020-07-15T11:22:00Z">
        <w:r w:rsidR="002059D1">
          <w:t>”</w:t>
        </w:r>
      </w:ins>
      <w:del w:id="608" w:author="Ivan Grishagin" w:date="2020-07-15T11:22:00Z">
        <w:r w:rsidDel="002059D1">
          <w:delText>)</w:delText>
        </w:r>
      </w:del>
      <w:r>
        <w:t xml:space="preserve"> </w:t>
      </w:r>
      <w:ins w:id="609" w:author="Ivan Grishagin" w:date="2020-07-15T11:23:00Z">
        <w:r w:rsidR="002059D1">
          <w:t xml:space="preserve">derived </w:t>
        </w:r>
      </w:ins>
      <w:r>
        <w:t>from entity resolution that establishes equivalence between the stitch nodes.</w:t>
      </w:r>
    </w:p>
    <w:p w14:paraId="1946928B" w14:textId="77777777" w:rsidR="00084922" w:rsidRDefault="00AB642C">
      <w:pPr>
        <w:pStyle w:val="FigurewithCaption"/>
      </w:pPr>
      <w:r>
        <w:rPr>
          <w:noProof/>
        </w:rPr>
        <w:lastRenderedPageBreak/>
        <w:drawing>
          <wp:inline distT="0" distB="0" distL="0" distR="0" wp14:anchorId="549239F7" wp14:editId="08C688D5">
            <wp:extent cx="5334000" cy="1813560"/>
            <wp:effectExtent l="0" t="0" r="0" b="0"/>
            <wp:docPr id="2" name="Picture" descr="Chemical structures for (a) acetylsalicylic acid and (b) ethyl acetylsalicylate."/>
            <wp:cNvGraphicFramePr/>
            <a:graphic xmlns:a="http://schemas.openxmlformats.org/drawingml/2006/main">
              <a:graphicData uri="http://schemas.openxmlformats.org/drawingml/2006/picture">
                <pic:pic xmlns:pic="http://schemas.openxmlformats.org/drawingml/2006/picture">
                  <pic:nvPicPr>
                    <pic:cNvPr id="0" name="Picture" descr="img/aspirin-fig-crop.png"/>
                    <pic:cNvPicPr>
                      <a:picLocks noChangeAspect="1" noChangeArrowheads="1"/>
                    </pic:cNvPicPr>
                  </pic:nvPicPr>
                  <pic:blipFill>
                    <a:blip r:embed="rId13"/>
                    <a:stretch>
                      <a:fillRect/>
                    </a:stretch>
                  </pic:blipFill>
                  <pic:spPr bwMode="auto">
                    <a:xfrm>
                      <a:off x="0" y="0"/>
                      <a:ext cx="5334000" cy="1813560"/>
                    </a:xfrm>
                    <a:prstGeom prst="rect">
                      <a:avLst/>
                    </a:prstGeom>
                    <a:noFill/>
                    <a:ln w="9525">
                      <a:noFill/>
                      <a:headEnd/>
                      <a:tailEnd/>
                    </a:ln>
                  </pic:spPr>
                </pic:pic>
              </a:graphicData>
            </a:graphic>
          </wp:inline>
        </w:drawing>
      </w:r>
    </w:p>
    <w:p w14:paraId="437096D8" w14:textId="77777777" w:rsidR="00084922" w:rsidRDefault="00AB642C">
      <w:pPr>
        <w:pStyle w:val="ImageCaption"/>
      </w:pPr>
      <w:r>
        <w:t>Chemical structures for (a) acetylsalicylic acid and (b) ethyl acetylsalicylate.</w:t>
      </w:r>
    </w:p>
    <w:p w14:paraId="5157A6B9" w14:textId="77777777" w:rsidR="00084922" w:rsidRDefault="00AB642C">
      <w:pPr>
        <w:pStyle w:val="FigurewithCaption"/>
      </w:pPr>
      <w:r>
        <w:rPr>
          <w:noProof/>
        </w:rPr>
        <w:lastRenderedPageBreak/>
        <w:drawing>
          <wp:inline distT="0" distB="0" distL="0" distR="0" wp14:anchorId="437C0D86" wp14:editId="091FA5B9">
            <wp:extent cx="5334000" cy="8813906"/>
            <wp:effectExtent l="0" t="0" r="0" b="0"/>
            <wp:docPr id="3" name="Picture" descr="A connected component for ASPIRIN."/>
            <wp:cNvGraphicFramePr/>
            <a:graphic xmlns:a="http://schemas.openxmlformats.org/drawingml/2006/main">
              <a:graphicData uri="http://schemas.openxmlformats.org/drawingml/2006/picture">
                <pic:pic xmlns:pic="http://schemas.openxmlformats.org/drawingml/2006/picture">
                  <pic:nvPicPr>
                    <pic:cNvPr id="0" name="Picture" descr="img/graph5-crop.png"/>
                    <pic:cNvPicPr>
                      <a:picLocks noChangeAspect="1" noChangeArrowheads="1"/>
                    </pic:cNvPicPr>
                  </pic:nvPicPr>
                  <pic:blipFill>
                    <a:blip r:embed="rId14"/>
                    <a:stretch>
                      <a:fillRect/>
                    </a:stretch>
                  </pic:blipFill>
                  <pic:spPr bwMode="auto">
                    <a:xfrm>
                      <a:off x="0" y="0"/>
                      <a:ext cx="5334000" cy="8813906"/>
                    </a:xfrm>
                    <a:prstGeom prst="rect">
                      <a:avLst/>
                    </a:prstGeom>
                    <a:noFill/>
                    <a:ln w="9525">
                      <a:noFill/>
                      <a:headEnd/>
                      <a:tailEnd/>
                    </a:ln>
                  </pic:spPr>
                </pic:pic>
              </a:graphicData>
            </a:graphic>
          </wp:inline>
        </w:drawing>
      </w:r>
    </w:p>
    <w:p w14:paraId="2AA3E146" w14:textId="77777777" w:rsidR="00084922" w:rsidRDefault="00AB642C">
      <w:pPr>
        <w:pStyle w:val="ImageCaption"/>
      </w:pPr>
      <w:r>
        <w:lastRenderedPageBreak/>
        <w:t>A connected component for ASPIRIN.</w:t>
      </w:r>
    </w:p>
    <w:p w14:paraId="6C05FAA4" w14:textId="77777777" w:rsidR="00084922" w:rsidRDefault="00AB642C">
      <w:pPr>
        <w:pStyle w:val="FigurewithCaption"/>
      </w:pPr>
      <w:r>
        <w:rPr>
          <w:noProof/>
        </w:rPr>
        <w:drawing>
          <wp:inline distT="0" distB="0" distL="0" distR="0" wp14:anchorId="1E256E18" wp14:editId="1CFD57ED">
            <wp:extent cx="5334000" cy="5109972"/>
            <wp:effectExtent l="0" t="0" r="0" b="0"/>
            <wp:docPr id="4" name="Picture" descr="A connected component for LEVOMETHADYL that clearly shows two distinct clusters."/>
            <wp:cNvGraphicFramePr/>
            <a:graphic xmlns:a="http://schemas.openxmlformats.org/drawingml/2006/main">
              <a:graphicData uri="http://schemas.openxmlformats.org/drawingml/2006/picture">
                <pic:pic xmlns:pic="http://schemas.openxmlformats.org/drawingml/2006/picture">
                  <pic:nvPicPr>
                    <pic:cNvPr id="0" name="Picture" descr="img/graph6-crop.png"/>
                    <pic:cNvPicPr>
                      <a:picLocks noChangeAspect="1" noChangeArrowheads="1"/>
                    </pic:cNvPicPr>
                  </pic:nvPicPr>
                  <pic:blipFill>
                    <a:blip r:embed="rId15"/>
                    <a:stretch>
                      <a:fillRect/>
                    </a:stretch>
                  </pic:blipFill>
                  <pic:spPr bwMode="auto">
                    <a:xfrm>
                      <a:off x="0" y="0"/>
                      <a:ext cx="5334000" cy="5109972"/>
                    </a:xfrm>
                    <a:prstGeom prst="rect">
                      <a:avLst/>
                    </a:prstGeom>
                    <a:noFill/>
                    <a:ln w="9525">
                      <a:noFill/>
                      <a:headEnd/>
                      <a:tailEnd/>
                    </a:ln>
                  </pic:spPr>
                </pic:pic>
              </a:graphicData>
            </a:graphic>
          </wp:inline>
        </w:drawing>
      </w:r>
    </w:p>
    <w:p w14:paraId="3C6D58F8" w14:textId="77777777" w:rsidR="00084922" w:rsidRDefault="00AB642C">
      <w:pPr>
        <w:pStyle w:val="ImageCaption"/>
      </w:pPr>
      <w:r>
        <w:t>A connected component for LEVOMETHADYL that clearly shows two distinct clusters.</w:t>
      </w:r>
    </w:p>
    <w:p w14:paraId="49FAF171" w14:textId="77777777" w:rsidR="00084922" w:rsidRDefault="00AB642C">
      <w:pPr>
        <w:pStyle w:val="FigurewithCaption"/>
      </w:pPr>
      <w:r>
        <w:rPr>
          <w:noProof/>
        </w:rPr>
        <w:lastRenderedPageBreak/>
        <w:drawing>
          <wp:inline distT="0" distB="0" distL="0" distR="0" wp14:anchorId="3E22E455" wp14:editId="5B9E646C">
            <wp:extent cx="5334000" cy="5334000"/>
            <wp:effectExtent l="0" t="0" r="0" b="0"/>
            <wp:docPr id="5" name="Picture" descr="A dense connected component for BENOXAPROFEN that resolved to three unique entities."/>
            <wp:cNvGraphicFramePr/>
            <a:graphic xmlns:a="http://schemas.openxmlformats.org/drawingml/2006/main">
              <a:graphicData uri="http://schemas.openxmlformats.org/drawingml/2006/picture">
                <pic:pic xmlns:pic="http://schemas.openxmlformats.org/drawingml/2006/picture">
                  <pic:nvPicPr>
                    <pic:cNvPr id="0" name="Picture" descr="img/graph4-crop.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3B0D639A" w14:textId="77777777" w:rsidR="00084922" w:rsidRDefault="00AB642C">
      <w:pPr>
        <w:pStyle w:val="ImageCaption"/>
      </w:pPr>
      <w:r>
        <w:t>A dense connected component for BENOXAPROFEN that resolved to three unique entities.</w:t>
      </w:r>
    </w:p>
    <w:p w14:paraId="0BB2E5D6" w14:textId="77777777" w:rsidR="00084922" w:rsidRDefault="00AB642C">
      <w:pPr>
        <w:pStyle w:val="Heading1"/>
      </w:pPr>
      <w:bookmarkStart w:id="610" w:name="tables"/>
      <w:bookmarkEnd w:id="610"/>
      <w:r>
        <w:t>Tables</w:t>
      </w:r>
    </w:p>
    <w:p w14:paraId="692802E1" w14:textId="77777777" w:rsidR="00084922" w:rsidRDefault="00AB642C">
      <w:pPr>
        <w:pStyle w:val="TableCaption"/>
      </w:pPr>
      <w:r>
        <w:t xml:space="preserve">An example of integrating data from multiple sources where each source contains only partial </w:t>
      </w:r>
      <w:proofErr w:type="gramStart"/>
      <w:r>
        <w:t>information.[</w:t>
      </w:r>
      <w:proofErr w:type="spellStart"/>
      <w:proofErr w:type="gramEnd"/>
      <w:r>
        <w:t>tab:data-integration-example</w:t>
      </w:r>
      <w:proofErr w:type="spellEnd"/>
      <w:r>
        <w:t>]</w:t>
      </w:r>
    </w:p>
    <w:tbl>
      <w:tblPr>
        <w:tblW w:w="0" w:type="pct"/>
        <w:tblLook w:val="07E0" w:firstRow="1" w:lastRow="1" w:firstColumn="1" w:lastColumn="1" w:noHBand="1" w:noVBand="1"/>
      </w:tblPr>
      <w:tblGrid>
        <w:gridCol w:w="918"/>
        <w:gridCol w:w="453"/>
        <w:gridCol w:w="2209"/>
        <w:gridCol w:w="1572"/>
        <w:gridCol w:w="1426"/>
        <w:gridCol w:w="1184"/>
      </w:tblGrid>
      <w:tr w:rsidR="00084922" w14:paraId="73D82047" w14:textId="77777777">
        <w:tc>
          <w:tcPr>
            <w:tcW w:w="0" w:type="auto"/>
            <w:tcBorders>
              <w:bottom w:val="single" w:sz="0" w:space="0" w:color="auto"/>
            </w:tcBorders>
            <w:vAlign w:val="bottom"/>
          </w:tcPr>
          <w:p w14:paraId="3F035E29" w14:textId="77777777" w:rsidR="00084922" w:rsidRDefault="00AB642C">
            <w:pPr>
              <w:pStyle w:val="Compact"/>
              <w:jc w:val="center"/>
            </w:pPr>
            <w:r>
              <w:t>Source</w:t>
            </w:r>
          </w:p>
        </w:tc>
        <w:tc>
          <w:tcPr>
            <w:tcW w:w="0" w:type="auto"/>
            <w:tcBorders>
              <w:bottom w:val="single" w:sz="0" w:space="0" w:color="auto"/>
            </w:tcBorders>
            <w:vAlign w:val="bottom"/>
          </w:tcPr>
          <w:p w14:paraId="7F401E5C" w14:textId="77777777" w:rsidR="00084922" w:rsidRDefault="00AB642C">
            <w:pPr>
              <w:pStyle w:val="Compact"/>
              <w:jc w:val="center"/>
            </w:pPr>
            <w:r>
              <w:t>ID</w:t>
            </w:r>
          </w:p>
        </w:tc>
        <w:tc>
          <w:tcPr>
            <w:tcW w:w="0" w:type="auto"/>
            <w:tcBorders>
              <w:bottom w:val="single" w:sz="0" w:space="0" w:color="auto"/>
            </w:tcBorders>
            <w:vAlign w:val="bottom"/>
          </w:tcPr>
          <w:p w14:paraId="59D9BCF6" w14:textId="77777777" w:rsidR="00084922" w:rsidRDefault="00AB642C">
            <w:pPr>
              <w:pStyle w:val="Compact"/>
            </w:pPr>
            <w:r>
              <w:t>Name</w:t>
            </w:r>
          </w:p>
        </w:tc>
        <w:tc>
          <w:tcPr>
            <w:tcW w:w="0" w:type="auto"/>
            <w:tcBorders>
              <w:bottom w:val="single" w:sz="0" w:space="0" w:color="auto"/>
            </w:tcBorders>
            <w:vAlign w:val="bottom"/>
          </w:tcPr>
          <w:p w14:paraId="113307DB" w14:textId="77777777" w:rsidR="00084922" w:rsidRDefault="00AB642C">
            <w:pPr>
              <w:pStyle w:val="Compact"/>
            </w:pPr>
            <w:r>
              <w:t>CAS</w:t>
            </w:r>
          </w:p>
        </w:tc>
        <w:tc>
          <w:tcPr>
            <w:tcW w:w="0" w:type="auto"/>
            <w:tcBorders>
              <w:bottom w:val="single" w:sz="0" w:space="0" w:color="auto"/>
            </w:tcBorders>
            <w:vAlign w:val="bottom"/>
          </w:tcPr>
          <w:p w14:paraId="6DC111E8" w14:textId="77777777" w:rsidR="00084922" w:rsidRDefault="00AB642C">
            <w:pPr>
              <w:pStyle w:val="Compact"/>
            </w:pPr>
            <w:r>
              <w:t>UNII</w:t>
            </w:r>
          </w:p>
        </w:tc>
        <w:tc>
          <w:tcPr>
            <w:tcW w:w="0" w:type="auto"/>
            <w:tcBorders>
              <w:bottom w:val="single" w:sz="0" w:space="0" w:color="auto"/>
            </w:tcBorders>
            <w:vAlign w:val="bottom"/>
          </w:tcPr>
          <w:p w14:paraId="22D8D7B6" w14:textId="77777777" w:rsidR="00084922" w:rsidRDefault="00AB642C">
            <w:pPr>
              <w:pStyle w:val="Compact"/>
            </w:pPr>
            <w:r>
              <w:t>Structure</w:t>
            </w:r>
          </w:p>
        </w:tc>
      </w:tr>
      <w:tr w:rsidR="00084922" w14:paraId="7B5EABB0" w14:textId="77777777">
        <w:tc>
          <w:tcPr>
            <w:tcW w:w="0" w:type="auto"/>
          </w:tcPr>
          <w:p w14:paraId="455B48B7" w14:textId="77777777" w:rsidR="00084922" w:rsidRDefault="00AB642C">
            <w:pPr>
              <w:pStyle w:val="Compact"/>
              <w:jc w:val="center"/>
            </w:pPr>
            <w:r>
              <w:t>A</w:t>
            </w:r>
          </w:p>
        </w:tc>
        <w:tc>
          <w:tcPr>
            <w:tcW w:w="0" w:type="auto"/>
          </w:tcPr>
          <w:p w14:paraId="5A01774F" w14:textId="77777777" w:rsidR="00084922" w:rsidRDefault="00AB642C">
            <w:pPr>
              <w:pStyle w:val="Compact"/>
              <w:jc w:val="center"/>
            </w:pPr>
            <w:r>
              <w:t>1</w:t>
            </w:r>
          </w:p>
        </w:tc>
        <w:tc>
          <w:tcPr>
            <w:tcW w:w="0" w:type="auto"/>
          </w:tcPr>
          <w:p w14:paraId="054B01F2" w14:textId="77777777" w:rsidR="00084922" w:rsidRDefault="00084922">
            <w:pPr>
              <w:pStyle w:val="Compact"/>
            </w:pPr>
          </w:p>
        </w:tc>
        <w:tc>
          <w:tcPr>
            <w:tcW w:w="0" w:type="auto"/>
          </w:tcPr>
          <w:p w14:paraId="29965823" w14:textId="77777777" w:rsidR="00084922" w:rsidRDefault="00AB642C">
            <w:pPr>
              <w:pStyle w:val="Compact"/>
            </w:pPr>
            <w:r>
              <w:t>914613-86-8</w:t>
            </w:r>
          </w:p>
        </w:tc>
        <w:tc>
          <w:tcPr>
            <w:tcW w:w="0" w:type="auto"/>
          </w:tcPr>
          <w:p w14:paraId="07C00B8A" w14:textId="77777777" w:rsidR="00084922" w:rsidRDefault="00AB642C">
            <w:pPr>
              <w:pStyle w:val="Compact"/>
            </w:pPr>
            <w:r>
              <w:rPr>
                <w:rStyle w:val="VerbatimChar"/>
              </w:rPr>
              <w:t>SCC2RK476A</w:t>
            </w:r>
          </w:p>
        </w:tc>
        <w:tc>
          <w:tcPr>
            <w:tcW w:w="0" w:type="auto"/>
          </w:tcPr>
          <w:p w14:paraId="6D8751EC" w14:textId="77777777" w:rsidR="00084922" w:rsidRDefault="00AB642C">
            <w:pPr>
              <w:pStyle w:val="Compact"/>
            </w:pPr>
            <w:r>
              <w:t>Correct</w:t>
            </w:r>
          </w:p>
        </w:tc>
      </w:tr>
      <w:tr w:rsidR="00084922" w14:paraId="2201B09E" w14:textId="77777777">
        <w:tc>
          <w:tcPr>
            <w:tcW w:w="0" w:type="auto"/>
          </w:tcPr>
          <w:p w14:paraId="79ED80EF" w14:textId="77777777" w:rsidR="00084922" w:rsidRDefault="00AB642C">
            <w:pPr>
              <w:pStyle w:val="Compact"/>
              <w:jc w:val="center"/>
            </w:pPr>
            <w:r>
              <w:t>A</w:t>
            </w:r>
          </w:p>
        </w:tc>
        <w:tc>
          <w:tcPr>
            <w:tcW w:w="0" w:type="auto"/>
          </w:tcPr>
          <w:p w14:paraId="277856B9" w14:textId="77777777" w:rsidR="00084922" w:rsidRDefault="00AB642C">
            <w:pPr>
              <w:pStyle w:val="Compact"/>
              <w:jc w:val="center"/>
            </w:pPr>
            <w:r>
              <w:t>2</w:t>
            </w:r>
          </w:p>
        </w:tc>
        <w:tc>
          <w:tcPr>
            <w:tcW w:w="0" w:type="auto"/>
          </w:tcPr>
          <w:p w14:paraId="4EA3C176" w14:textId="77777777" w:rsidR="00084922" w:rsidRDefault="00AB642C">
            <w:pPr>
              <w:pStyle w:val="Compact"/>
            </w:pPr>
            <w:r>
              <w:t>ESOMEPRAZOLE</w:t>
            </w:r>
          </w:p>
        </w:tc>
        <w:tc>
          <w:tcPr>
            <w:tcW w:w="0" w:type="auto"/>
          </w:tcPr>
          <w:p w14:paraId="7B41A5ED" w14:textId="77777777" w:rsidR="00084922" w:rsidRDefault="00AB642C">
            <w:pPr>
              <w:pStyle w:val="Compact"/>
            </w:pPr>
            <w:r>
              <w:t>217087-09-7</w:t>
            </w:r>
          </w:p>
        </w:tc>
        <w:tc>
          <w:tcPr>
            <w:tcW w:w="0" w:type="auto"/>
          </w:tcPr>
          <w:p w14:paraId="2087820A" w14:textId="77777777" w:rsidR="00084922" w:rsidRDefault="00AB642C">
            <w:pPr>
              <w:pStyle w:val="Compact"/>
            </w:pPr>
            <w:r>
              <w:rPr>
                <w:rStyle w:val="VerbatimChar"/>
              </w:rPr>
              <w:t>N3PA6559FT</w:t>
            </w:r>
          </w:p>
        </w:tc>
        <w:tc>
          <w:tcPr>
            <w:tcW w:w="0" w:type="auto"/>
          </w:tcPr>
          <w:p w14:paraId="099486BD" w14:textId="77777777" w:rsidR="00084922" w:rsidRDefault="00AB642C">
            <w:pPr>
              <w:pStyle w:val="Compact"/>
            </w:pPr>
            <w:r>
              <w:t>Correct</w:t>
            </w:r>
          </w:p>
        </w:tc>
      </w:tr>
      <w:tr w:rsidR="00084922" w14:paraId="0F4A01E5" w14:textId="77777777">
        <w:tc>
          <w:tcPr>
            <w:tcW w:w="0" w:type="auto"/>
          </w:tcPr>
          <w:p w14:paraId="35E15A77" w14:textId="77777777" w:rsidR="00084922" w:rsidRDefault="00AB642C">
            <w:pPr>
              <w:pStyle w:val="Compact"/>
              <w:jc w:val="center"/>
            </w:pPr>
            <w:r>
              <w:t>A</w:t>
            </w:r>
          </w:p>
        </w:tc>
        <w:tc>
          <w:tcPr>
            <w:tcW w:w="0" w:type="auto"/>
          </w:tcPr>
          <w:p w14:paraId="2158627F" w14:textId="77777777" w:rsidR="00084922" w:rsidRDefault="00AB642C">
            <w:pPr>
              <w:pStyle w:val="Compact"/>
              <w:jc w:val="center"/>
            </w:pPr>
            <w:r>
              <w:t>3</w:t>
            </w:r>
          </w:p>
        </w:tc>
        <w:tc>
          <w:tcPr>
            <w:tcW w:w="0" w:type="auto"/>
          </w:tcPr>
          <w:p w14:paraId="56C75EC1" w14:textId="77777777" w:rsidR="00084922" w:rsidRDefault="00AB642C">
            <w:pPr>
              <w:pStyle w:val="Compact"/>
            </w:pPr>
            <w:r>
              <w:t>OMEPRAZOLE</w:t>
            </w:r>
          </w:p>
        </w:tc>
        <w:tc>
          <w:tcPr>
            <w:tcW w:w="0" w:type="auto"/>
          </w:tcPr>
          <w:p w14:paraId="398AE9EE" w14:textId="77777777" w:rsidR="00084922" w:rsidRDefault="00AB642C">
            <w:pPr>
              <w:pStyle w:val="Compact"/>
            </w:pPr>
            <w:r>
              <w:t>95382-33-5</w:t>
            </w:r>
          </w:p>
        </w:tc>
        <w:tc>
          <w:tcPr>
            <w:tcW w:w="0" w:type="auto"/>
          </w:tcPr>
          <w:p w14:paraId="213D24CE" w14:textId="77777777" w:rsidR="00084922" w:rsidRDefault="00AB642C">
            <w:pPr>
              <w:pStyle w:val="Compact"/>
            </w:pPr>
            <w:r>
              <w:rPr>
                <w:rStyle w:val="VerbatimChar"/>
              </w:rPr>
              <w:t>KG60484QX9</w:t>
            </w:r>
          </w:p>
        </w:tc>
        <w:tc>
          <w:tcPr>
            <w:tcW w:w="0" w:type="auto"/>
          </w:tcPr>
          <w:p w14:paraId="41B9C867" w14:textId="77777777" w:rsidR="00084922" w:rsidRDefault="00AB642C">
            <w:pPr>
              <w:pStyle w:val="Compact"/>
            </w:pPr>
            <w:r>
              <w:t>Correct</w:t>
            </w:r>
          </w:p>
        </w:tc>
      </w:tr>
      <w:tr w:rsidR="00084922" w14:paraId="370C4AC0" w14:textId="77777777">
        <w:tc>
          <w:tcPr>
            <w:tcW w:w="0" w:type="auto"/>
          </w:tcPr>
          <w:p w14:paraId="253765F1" w14:textId="77777777" w:rsidR="00084922" w:rsidRDefault="00AB642C">
            <w:pPr>
              <w:pStyle w:val="Compact"/>
              <w:jc w:val="center"/>
            </w:pPr>
            <w:r>
              <w:t>A</w:t>
            </w:r>
          </w:p>
        </w:tc>
        <w:tc>
          <w:tcPr>
            <w:tcW w:w="0" w:type="auto"/>
          </w:tcPr>
          <w:p w14:paraId="594E876C" w14:textId="77777777" w:rsidR="00084922" w:rsidRDefault="00AB642C">
            <w:pPr>
              <w:pStyle w:val="Compact"/>
              <w:jc w:val="center"/>
            </w:pPr>
            <w:r>
              <w:t>4</w:t>
            </w:r>
          </w:p>
        </w:tc>
        <w:tc>
          <w:tcPr>
            <w:tcW w:w="0" w:type="auto"/>
          </w:tcPr>
          <w:p w14:paraId="34AE0EE8" w14:textId="77777777" w:rsidR="00084922" w:rsidRDefault="00084922">
            <w:pPr>
              <w:pStyle w:val="Compact"/>
            </w:pPr>
          </w:p>
        </w:tc>
        <w:tc>
          <w:tcPr>
            <w:tcW w:w="0" w:type="auto"/>
          </w:tcPr>
          <w:p w14:paraId="147E9780" w14:textId="77777777" w:rsidR="00084922" w:rsidRDefault="00AB642C">
            <w:pPr>
              <w:pStyle w:val="Compact"/>
            </w:pPr>
            <w:r>
              <w:t>95510-70-6</w:t>
            </w:r>
          </w:p>
        </w:tc>
        <w:tc>
          <w:tcPr>
            <w:tcW w:w="0" w:type="auto"/>
          </w:tcPr>
          <w:p w14:paraId="5786CC56" w14:textId="77777777" w:rsidR="00084922" w:rsidRDefault="00AB642C">
            <w:pPr>
              <w:pStyle w:val="Compact"/>
            </w:pPr>
            <w:r>
              <w:rPr>
                <w:rStyle w:val="VerbatimChar"/>
              </w:rPr>
              <w:t>KV03YZ6QLW</w:t>
            </w:r>
          </w:p>
        </w:tc>
        <w:tc>
          <w:tcPr>
            <w:tcW w:w="0" w:type="auto"/>
          </w:tcPr>
          <w:p w14:paraId="6959D9FA" w14:textId="77777777" w:rsidR="00084922" w:rsidRDefault="00AB642C">
            <w:pPr>
              <w:pStyle w:val="Compact"/>
            </w:pPr>
            <w:r>
              <w:t>Correct</w:t>
            </w:r>
          </w:p>
        </w:tc>
      </w:tr>
      <w:tr w:rsidR="00084922" w14:paraId="265DC835" w14:textId="77777777">
        <w:tc>
          <w:tcPr>
            <w:tcW w:w="0" w:type="auto"/>
          </w:tcPr>
          <w:p w14:paraId="6D9C760C" w14:textId="77777777" w:rsidR="00084922" w:rsidRDefault="00AB642C">
            <w:pPr>
              <w:pStyle w:val="Compact"/>
              <w:jc w:val="center"/>
            </w:pPr>
            <w:r>
              <w:t>B</w:t>
            </w:r>
          </w:p>
        </w:tc>
        <w:tc>
          <w:tcPr>
            <w:tcW w:w="0" w:type="auto"/>
          </w:tcPr>
          <w:p w14:paraId="2669A372" w14:textId="77777777" w:rsidR="00084922" w:rsidRDefault="00AB642C">
            <w:pPr>
              <w:pStyle w:val="Compact"/>
              <w:jc w:val="center"/>
            </w:pPr>
            <w:r>
              <w:t>1</w:t>
            </w:r>
          </w:p>
        </w:tc>
        <w:tc>
          <w:tcPr>
            <w:tcW w:w="0" w:type="auto"/>
          </w:tcPr>
          <w:p w14:paraId="3DB01445" w14:textId="77777777" w:rsidR="00084922" w:rsidRDefault="00AB642C">
            <w:pPr>
              <w:pStyle w:val="Compact"/>
            </w:pPr>
            <w:r>
              <w:t>Esomeprazole</w:t>
            </w:r>
          </w:p>
        </w:tc>
        <w:tc>
          <w:tcPr>
            <w:tcW w:w="0" w:type="auto"/>
          </w:tcPr>
          <w:p w14:paraId="27067C53" w14:textId="77777777" w:rsidR="00084922" w:rsidRDefault="00084922">
            <w:pPr>
              <w:pStyle w:val="Compact"/>
            </w:pPr>
          </w:p>
        </w:tc>
        <w:tc>
          <w:tcPr>
            <w:tcW w:w="0" w:type="auto"/>
          </w:tcPr>
          <w:p w14:paraId="3EDC4D26" w14:textId="77777777" w:rsidR="00084922" w:rsidRDefault="00AB642C">
            <w:pPr>
              <w:pStyle w:val="Compact"/>
            </w:pPr>
            <w:r>
              <w:rPr>
                <w:rStyle w:val="VerbatimChar"/>
              </w:rPr>
              <w:t>C5N25H3803</w:t>
            </w:r>
          </w:p>
        </w:tc>
        <w:tc>
          <w:tcPr>
            <w:tcW w:w="0" w:type="auto"/>
          </w:tcPr>
          <w:p w14:paraId="24889235" w14:textId="77777777" w:rsidR="00084922" w:rsidRDefault="00AB642C">
            <w:pPr>
              <w:pStyle w:val="Compact"/>
            </w:pPr>
            <w:r>
              <w:t>Correct</w:t>
            </w:r>
          </w:p>
        </w:tc>
      </w:tr>
      <w:tr w:rsidR="00084922" w14:paraId="707DB8F8" w14:textId="77777777">
        <w:tc>
          <w:tcPr>
            <w:tcW w:w="0" w:type="auto"/>
          </w:tcPr>
          <w:p w14:paraId="76D661A2" w14:textId="77777777" w:rsidR="00084922" w:rsidRDefault="00AB642C">
            <w:pPr>
              <w:pStyle w:val="Compact"/>
              <w:jc w:val="center"/>
            </w:pPr>
            <w:r>
              <w:t>B</w:t>
            </w:r>
          </w:p>
        </w:tc>
        <w:tc>
          <w:tcPr>
            <w:tcW w:w="0" w:type="auto"/>
          </w:tcPr>
          <w:p w14:paraId="196C6F87" w14:textId="77777777" w:rsidR="00084922" w:rsidRDefault="00AB642C">
            <w:pPr>
              <w:pStyle w:val="Compact"/>
              <w:jc w:val="center"/>
            </w:pPr>
            <w:r>
              <w:t>2</w:t>
            </w:r>
          </w:p>
        </w:tc>
        <w:tc>
          <w:tcPr>
            <w:tcW w:w="0" w:type="auto"/>
          </w:tcPr>
          <w:p w14:paraId="6FFF4244" w14:textId="77777777" w:rsidR="00084922" w:rsidRDefault="00AB642C">
            <w:pPr>
              <w:pStyle w:val="Compact"/>
            </w:pPr>
            <w:r>
              <w:t>Omeprazole</w:t>
            </w:r>
          </w:p>
        </w:tc>
        <w:tc>
          <w:tcPr>
            <w:tcW w:w="0" w:type="auto"/>
          </w:tcPr>
          <w:p w14:paraId="2E9E1BB2" w14:textId="77777777" w:rsidR="00084922" w:rsidRDefault="00084922">
            <w:pPr>
              <w:pStyle w:val="Compact"/>
            </w:pPr>
          </w:p>
        </w:tc>
        <w:tc>
          <w:tcPr>
            <w:tcW w:w="0" w:type="auto"/>
          </w:tcPr>
          <w:p w14:paraId="02995236" w14:textId="77777777" w:rsidR="00084922" w:rsidRDefault="00AB642C">
            <w:pPr>
              <w:pStyle w:val="Compact"/>
            </w:pPr>
            <w:r>
              <w:rPr>
                <w:rStyle w:val="VerbatimChar"/>
              </w:rPr>
              <w:t>KV03YZ6QLW</w:t>
            </w:r>
          </w:p>
        </w:tc>
        <w:tc>
          <w:tcPr>
            <w:tcW w:w="0" w:type="auto"/>
          </w:tcPr>
          <w:p w14:paraId="4EF38D3A" w14:textId="77777777" w:rsidR="00084922" w:rsidRDefault="00AB642C">
            <w:pPr>
              <w:pStyle w:val="Compact"/>
            </w:pPr>
            <w:r>
              <w:t>Correct</w:t>
            </w:r>
          </w:p>
        </w:tc>
      </w:tr>
      <w:tr w:rsidR="00084922" w14:paraId="3C8E3A12" w14:textId="77777777">
        <w:tc>
          <w:tcPr>
            <w:tcW w:w="0" w:type="auto"/>
          </w:tcPr>
          <w:p w14:paraId="222DFD34" w14:textId="77777777" w:rsidR="00084922" w:rsidRDefault="00AB642C">
            <w:pPr>
              <w:pStyle w:val="Compact"/>
              <w:jc w:val="center"/>
            </w:pPr>
            <w:r>
              <w:lastRenderedPageBreak/>
              <w:t>C</w:t>
            </w:r>
          </w:p>
        </w:tc>
        <w:tc>
          <w:tcPr>
            <w:tcW w:w="0" w:type="auto"/>
          </w:tcPr>
          <w:p w14:paraId="59577826" w14:textId="77777777" w:rsidR="00084922" w:rsidRDefault="00AB642C">
            <w:pPr>
              <w:pStyle w:val="Compact"/>
              <w:jc w:val="center"/>
            </w:pPr>
            <w:r>
              <w:t>1</w:t>
            </w:r>
          </w:p>
        </w:tc>
        <w:tc>
          <w:tcPr>
            <w:tcW w:w="0" w:type="auto"/>
          </w:tcPr>
          <w:p w14:paraId="0BA935DB" w14:textId="77777777" w:rsidR="00084922" w:rsidRDefault="00AB642C">
            <w:pPr>
              <w:pStyle w:val="Compact"/>
            </w:pPr>
            <w:r>
              <w:t>OMEPRAZOLE, (R)-</w:t>
            </w:r>
          </w:p>
        </w:tc>
        <w:tc>
          <w:tcPr>
            <w:tcW w:w="0" w:type="auto"/>
          </w:tcPr>
          <w:p w14:paraId="7583C32F" w14:textId="77777777" w:rsidR="00084922" w:rsidRDefault="00AB642C">
            <w:pPr>
              <w:pStyle w:val="Compact"/>
            </w:pPr>
            <w:r>
              <w:t>119141-89-8</w:t>
            </w:r>
          </w:p>
        </w:tc>
        <w:tc>
          <w:tcPr>
            <w:tcW w:w="0" w:type="auto"/>
          </w:tcPr>
          <w:p w14:paraId="5AE3DDDB" w14:textId="77777777" w:rsidR="00084922" w:rsidRDefault="00AB642C">
            <w:pPr>
              <w:pStyle w:val="Compact"/>
            </w:pPr>
            <w:r>
              <w:rPr>
                <w:rStyle w:val="VerbatimChar"/>
              </w:rPr>
              <w:t>S51HU491WJ</w:t>
            </w:r>
          </w:p>
        </w:tc>
        <w:tc>
          <w:tcPr>
            <w:tcW w:w="0" w:type="auto"/>
          </w:tcPr>
          <w:p w14:paraId="72C2F718" w14:textId="77777777" w:rsidR="00084922" w:rsidRDefault="00AB642C">
            <w:pPr>
              <w:pStyle w:val="Compact"/>
            </w:pPr>
            <w:r>
              <w:t>Correct</w:t>
            </w:r>
          </w:p>
        </w:tc>
      </w:tr>
      <w:tr w:rsidR="00084922" w14:paraId="4D8F3979" w14:textId="77777777">
        <w:tc>
          <w:tcPr>
            <w:tcW w:w="0" w:type="auto"/>
          </w:tcPr>
          <w:p w14:paraId="3756A32D" w14:textId="77777777" w:rsidR="00084922" w:rsidRDefault="00AB642C">
            <w:pPr>
              <w:pStyle w:val="Compact"/>
              <w:jc w:val="center"/>
            </w:pPr>
            <w:r>
              <w:t>C</w:t>
            </w:r>
          </w:p>
        </w:tc>
        <w:tc>
          <w:tcPr>
            <w:tcW w:w="0" w:type="auto"/>
          </w:tcPr>
          <w:p w14:paraId="11BEB8A3" w14:textId="77777777" w:rsidR="00084922" w:rsidRDefault="00AB642C">
            <w:pPr>
              <w:pStyle w:val="Compact"/>
              <w:jc w:val="center"/>
            </w:pPr>
            <w:r>
              <w:t>2</w:t>
            </w:r>
          </w:p>
        </w:tc>
        <w:tc>
          <w:tcPr>
            <w:tcW w:w="0" w:type="auto"/>
          </w:tcPr>
          <w:p w14:paraId="5CBDFD09" w14:textId="77777777" w:rsidR="00084922" w:rsidRDefault="00AB642C">
            <w:pPr>
              <w:pStyle w:val="Compact"/>
            </w:pPr>
            <w:r>
              <w:t>OMEPRAZOLE</w:t>
            </w:r>
          </w:p>
        </w:tc>
        <w:tc>
          <w:tcPr>
            <w:tcW w:w="0" w:type="auto"/>
          </w:tcPr>
          <w:p w14:paraId="7FA12878" w14:textId="77777777" w:rsidR="00084922" w:rsidRDefault="00AB642C">
            <w:pPr>
              <w:pStyle w:val="Compact"/>
            </w:pPr>
            <w:r>
              <w:t>73590-58-6</w:t>
            </w:r>
          </w:p>
        </w:tc>
        <w:tc>
          <w:tcPr>
            <w:tcW w:w="0" w:type="auto"/>
          </w:tcPr>
          <w:p w14:paraId="649A7A81" w14:textId="77777777" w:rsidR="00084922" w:rsidRDefault="00AB642C">
            <w:pPr>
              <w:pStyle w:val="Compact"/>
            </w:pPr>
            <w:r>
              <w:rPr>
                <w:rStyle w:val="VerbatimChar"/>
              </w:rPr>
              <w:t>KG60484QX9</w:t>
            </w:r>
          </w:p>
        </w:tc>
        <w:tc>
          <w:tcPr>
            <w:tcW w:w="0" w:type="auto"/>
          </w:tcPr>
          <w:p w14:paraId="155A8AE5" w14:textId="77777777" w:rsidR="00084922" w:rsidRDefault="00AB642C">
            <w:pPr>
              <w:pStyle w:val="Compact"/>
            </w:pPr>
            <w:r>
              <w:t>Correct</w:t>
            </w:r>
          </w:p>
        </w:tc>
      </w:tr>
      <w:tr w:rsidR="00084922" w14:paraId="347BAA22" w14:textId="77777777">
        <w:tc>
          <w:tcPr>
            <w:tcW w:w="0" w:type="auto"/>
          </w:tcPr>
          <w:p w14:paraId="0A9CBF56" w14:textId="77777777" w:rsidR="00084922" w:rsidRDefault="00AB642C">
            <w:pPr>
              <w:pStyle w:val="Compact"/>
              <w:jc w:val="center"/>
            </w:pPr>
            <w:r>
              <w:t>C</w:t>
            </w:r>
          </w:p>
        </w:tc>
        <w:tc>
          <w:tcPr>
            <w:tcW w:w="0" w:type="auto"/>
          </w:tcPr>
          <w:p w14:paraId="3A64FAB1" w14:textId="77777777" w:rsidR="00084922" w:rsidRDefault="00AB642C">
            <w:pPr>
              <w:pStyle w:val="Compact"/>
              <w:jc w:val="center"/>
            </w:pPr>
            <w:r>
              <w:t>3</w:t>
            </w:r>
          </w:p>
        </w:tc>
        <w:tc>
          <w:tcPr>
            <w:tcW w:w="0" w:type="auto"/>
          </w:tcPr>
          <w:p w14:paraId="4EF237D5" w14:textId="77777777" w:rsidR="00084922" w:rsidRDefault="00AB642C">
            <w:pPr>
              <w:pStyle w:val="Compact"/>
            </w:pPr>
            <w:r>
              <w:t>ESOMEPRAZOLE</w:t>
            </w:r>
          </w:p>
        </w:tc>
        <w:tc>
          <w:tcPr>
            <w:tcW w:w="0" w:type="auto"/>
          </w:tcPr>
          <w:p w14:paraId="3D54D6EC" w14:textId="77777777" w:rsidR="00084922" w:rsidRDefault="00AB642C">
            <w:pPr>
              <w:pStyle w:val="Compact"/>
            </w:pPr>
            <w:r>
              <w:t>119141-88-7</w:t>
            </w:r>
          </w:p>
        </w:tc>
        <w:tc>
          <w:tcPr>
            <w:tcW w:w="0" w:type="auto"/>
          </w:tcPr>
          <w:p w14:paraId="7AC5EED4" w14:textId="77777777" w:rsidR="00084922" w:rsidRDefault="00AB642C">
            <w:pPr>
              <w:pStyle w:val="Compact"/>
            </w:pPr>
            <w:r>
              <w:rPr>
                <w:rStyle w:val="VerbatimChar"/>
              </w:rPr>
              <w:t>N3PA6559FT</w:t>
            </w:r>
          </w:p>
        </w:tc>
        <w:tc>
          <w:tcPr>
            <w:tcW w:w="0" w:type="auto"/>
          </w:tcPr>
          <w:p w14:paraId="166825B7" w14:textId="77777777" w:rsidR="00084922" w:rsidRDefault="00AB642C">
            <w:pPr>
              <w:pStyle w:val="Compact"/>
            </w:pPr>
            <w:r>
              <w:t>Correct</w:t>
            </w:r>
          </w:p>
        </w:tc>
      </w:tr>
      <w:tr w:rsidR="00084922" w14:paraId="05E7627D" w14:textId="77777777">
        <w:tc>
          <w:tcPr>
            <w:tcW w:w="0" w:type="auto"/>
          </w:tcPr>
          <w:p w14:paraId="073AAD3A" w14:textId="77777777" w:rsidR="00084922" w:rsidRDefault="00AB642C">
            <w:pPr>
              <w:pStyle w:val="Compact"/>
              <w:jc w:val="center"/>
            </w:pPr>
            <w:r>
              <w:t>D</w:t>
            </w:r>
          </w:p>
        </w:tc>
        <w:tc>
          <w:tcPr>
            <w:tcW w:w="0" w:type="auto"/>
          </w:tcPr>
          <w:p w14:paraId="7114397F" w14:textId="77777777" w:rsidR="00084922" w:rsidRDefault="00AB642C">
            <w:pPr>
              <w:pStyle w:val="Compact"/>
              <w:jc w:val="center"/>
            </w:pPr>
            <w:r>
              <w:t>1</w:t>
            </w:r>
          </w:p>
        </w:tc>
        <w:tc>
          <w:tcPr>
            <w:tcW w:w="0" w:type="auto"/>
          </w:tcPr>
          <w:p w14:paraId="2FEEBC84" w14:textId="77777777" w:rsidR="00084922" w:rsidRDefault="00AB642C">
            <w:pPr>
              <w:pStyle w:val="Compact"/>
            </w:pPr>
            <w:r>
              <w:t>esomeprazole</w:t>
            </w:r>
          </w:p>
        </w:tc>
        <w:tc>
          <w:tcPr>
            <w:tcW w:w="0" w:type="auto"/>
          </w:tcPr>
          <w:p w14:paraId="74C2E5B2" w14:textId="77777777" w:rsidR="00084922" w:rsidRDefault="00AB642C">
            <w:pPr>
              <w:pStyle w:val="Compact"/>
            </w:pPr>
            <w:r>
              <w:t>161973-10-0</w:t>
            </w:r>
          </w:p>
        </w:tc>
        <w:tc>
          <w:tcPr>
            <w:tcW w:w="0" w:type="auto"/>
          </w:tcPr>
          <w:p w14:paraId="73F2E462" w14:textId="77777777" w:rsidR="00084922" w:rsidRDefault="00084922">
            <w:pPr>
              <w:pStyle w:val="Compact"/>
            </w:pPr>
          </w:p>
        </w:tc>
        <w:tc>
          <w:tcPr>
            <w:tcW w:w="0" w:type="auto"/>
          </w:tcPr>
          <w:p w14:paraId="48307438" w14:textId="77777777" w:rsidR="00084922" w:rsidRDefault="00AB642C">
            <w:pPr>
              <w:pStyle w:val="Compact"/>
            </w:pPr>
            <w:r>
              <w:t>Correct</w:t>
            </w:r>
          </w:p>
        </w:tc>
      </w:tr>
      <w:tr w:rsidR="00084922" w14:paraId="07F66FF5" w14:textId="77777777">
        <w:tc>
          <w:tcPr>
            <w:tcW w:w="0" w:type="auto"/>
          </w:tcPr>
          <w:p w14:paraId="18B9F63B" w14:textId="77777777" w:rsidR="00084922" w:rsidRDefault="00AB642C">
            <w:pPr>
              <w:pStyle w:val="Compact"/>
              <w:jc w:val="center"/>
            </w:pPr>
            <w:r>
              <w:t>D</w:t>
            </w:r>
          </w:p>
        </w:tc>
        <w:tc>
          <w:tcPr>
            <w:tcW w:w="0" w:type="auto"/>
          </w:tcPr>
          <w:p w14:paraId="3127FE57" w14:textId="77777777" w:rsidR="00084922" w:rsidRDefault="00AB642C">
            <w:pPr>
              <w:pStyle w:val="Compact"/>
              <w:jc w:val="center"/>
            </w:pPr>
            <w:r>
              <w:t>2</w:t>
            </w:r>
          </w:p>
        </w:tc>
        <w:tc>
          <w:tcPr>
            <w:tcW w:w="0" w:type="auto"/>
          </w:tcPr>
          <w:p w14:paraId="66551F54" w14:textId="77777777" w:rsidR="00084922" w:rsidRDefault="00AB642C">
            <w:pPr>
              <w:pStyle w:val="Compact"/>
            </w:pPr>
            <w:r>
              <w:t>omeprazole</w:t>
            </w:r>
          </w:p>
        </w:tc>
        <w:tc>
          <w:tcPr>
            <w:tcW w:w="0" w:type="auto"/>
          </w:tcPr>
          <w:p w14:paraId="6A9FBD8B" w14:textId="77777777" w:rsidR="00084922" w:rsidRDefault="00084922">
            <w:pPr>
              <w:pStyle w:val="Compact"/>
            </w:pPr>
          </w:p>
        </w:tc>
        <w:tc>
          <w:tcPr>
            <w:tcW w:w="0" w:type="auto"/>
          </w:tcPr>
          <w:p w14:paraId="0D376A25" w14:textId="77777777" w:rsidR="00084922" w:rsidRDefault="00084922">
            <w:pPr>
              <w:pStyle w:val="Compact"/>
            </w:pPr>
          </w:p>
        </w:tc>
        <w:tc>
          <w:tcPr>
            <w:tcW w:w="0" w:type="auto"/>
          </w:tcPr>
          <w:p w14:paraId="21EFCF75" w14:textId="77777777" w:rsidR="00084922" w:rsidRDefault="00AB642C">
            <w:pPr>
              <w:pStyle w:val="Compact"/>
            </w:pPr>
            <w:r>
              <w:t>Incorrect</w:t>
            </w:r>
          </w:p>
        </w:tc>
      </w:tr>
      <w:tr w:rsidR="00084922" w14:paraId="0DB29BFE" w14:textId="77777777">
        <w:tc>
          <w:tcPr>
            <w:tcW w:w="0" w:type="auto"/>
          </w:tcPr>
          <w:p w14:paraId="1431C32D" w14:textId="77777777" w:rsidR="00084922" w:rsidRDefault="00AB642C">
            <w:pPr>
              <w:pStyle w:val="Compact"/>
              <w:jc w:val="center"/>
            </w:pPr>
            <w:r>
              <w:t>D</w:t>
            </w:r>
          </w:p>
        </w:tc>
        <w:tc>
          <w:tcPr>
            <w:tcW w:w="0" w:type="auto"/>
          </w:tcPr>
          <w:p w14:paraId="54195F87" w14:textId="77777777" w:rsidR="00084922" w:rsidRDefault="00AB642C">
            <w:pPr>
              <w:pStyle w:val="Compact"/>
              <w:jc w:val="center"/>
            </w:pPr>
            <w:r>
              <w:t>3</w:t>
            </w:r>
          </w:p>
        </w:tc>
        <w:tc>
          <w:tcPr>
            <w:tcW w:w="0" w:type="auto"/>
          </w:tcPr>
          <w:p w14:paraId="6C729123" w14:textId="77777777" w:rsidR="00084922" w:rsidRDefault="00AB642C">
            <w:pPr>
              <w:pStyle w:val="Compact"/>
            </w:pPr>
            <w:r>
              <w:t>esomeprazole</w:t>
            </w:r>
          </w:p>
        </w:tc>
        <w:tc>
          <w:tcPr>
            <w:tcW w:w="0" w:type="auto"/>
          </w:tcPr>
          <w:p w14:paraId="0236D66B" w14:textId="77777777" w:rsidR="00084922" w:rsidRDefault="00084922">
            <w:pPr>
              <w:pStyle w:val="Compact"/>
            </w:pPr>
          </w:p>
        </w:tc>
        <w:tc>
          <w:tcPr>
            <w:tcW w:w="0" w:type="auto"/>
          </w:tcPr>
          <w:p w14:paraId="0CCC6D2A" w14:textId="77777777" w:rsidR="00084922" w:rsidRDefault="00084922">
            <w:pPr>
              <w:pStyle w:val="Compact"/>
            </w:pPr>
          </w:p>
        </w:tc>
        <w:tc>
          <w:tcPr>
            <w:tcW w:w="0" w:type="auto"/>
          </w:tcPr>
          <w:p w14:paraId="198490C5" w14:textId="77777777" w:rsidR="00084922" w:rsidRDefault="00AB642C">
            <w:pPr>
              <w:pStyle w:val="Compact"/>
            </w:pPr>
            <w:r>
              <w:t>None</w:t>
            </w:r>
          </w:p>
        </w:tc>
      </w:tr>
      <w:tr w:rsidR="00084922" w14:paraId="1D383029" w14:textId="77777777">
        <w:tc>
          <w:tcPr>
            <w:tcW w:w="0" w:type="auto"/>
          </w:tcPr>
          <w:p w14:paraId="18171FFA" w14:textId="77777777" w:rsidR="00084922" w:rsidRDefault="00AB642C">
            <w:pPr>
              <w:pStyle w:val="Compact"/>
              <w:jc w:val="center"/>
            </w:pPr>
            <w:r>
              <w:t>E</w:t>
            </w:r>
          </w:p>
        </w:tc>
        <w:tc>
          <w:tcPr>
            <w:tcW w:w="0" w:type="auto"/>
          </w:tcPr>
          <w:p w14:paraId="4A327A98" w14:textId="77777777" w:rsidR="00084922" w:rsidRDefault="00AB642C">
            <w:pPr>
              <w:pStyle w:val="Compact"/>
              <w:jc w:val="center"/>
            </w:pPr>
            <w:r>
              <w:t>1</w:t>
            </w:r>
          </w:p>
        </w:tc>
        <w:tc>
          <w:tcPr>
            <w:tcW w:w="0" w:type="auto"/>
          </w:tcPr>
          <w:p w14:paraId="0D960754" w14:textId="77777777" w:rsidR="00084922" w:rsidRDefault="00AB642C">
            <w:pPr>
              <w:pStyle w:val="Compact"/>
            </w:pPr>
            <w:r>
              <w:t>Omeprazole</w:t>
            </w:r>
          </w:p>
        </w:tc>
        <w:tc>
          <w:tcPr>
            <w:tcW w:w="0" w:type="auto"/>
          </w:tcPr>
          <w:p w14:paraId="4FA3E51A" w14:textId="77777777" w:rsidR="00084922" w:rsidRDefault="00AB642C">
            <w:pPr>
              <w:pStyle w:val="Compact"/>
            </w:pPr>
            <w:r>
              <w:t>73590-58-6</w:t>
            </w:r>
          </w:p>
        </w:tc>
        <w:tc>
          <w:tcPr>
            <w:tcW w:w="0" w:type="auto"/>
          </w:tcPr>
          <w:p w14:paraId="5D98EA24" w14:textId="77777777" w:rsidR="00084922" w:rsidRDefault="00084922">
            <w:pPr>
              <w:pStyle w:val="Compact"/>
            </w:pPr>
          </w:p>
        </w:tc>
        <w:tc>
          <w:tcPr>
            <w:tcW w:w="0" w:type="auto"/>
          </w:tcPr>
          <w:p w14:paraId="4E5B3CCC" w14:textId="77777777" w:rsidR="00084922" w:rsidRDefault="00AB642C">
            <w:pPr>
              <w:pStyle w:val="Compact"/>
            </w:pPr>
            <w:r>
              <w:t>None</w:t>
            </w:r>
          </w:p>
        </w:tc>
      </w:tr>
    </w:tbl>
    <w:p w14:paraId="0F9C4467" w14:textId="77777777" w:rsidR="00084922" w:rsidRDefault="00AB642C">
      <w:pPr>
        <w:pStyle w:val="TableCaption"/>
      </w:pPr>
      <w:r>
        <w:t xml:space="preserve">Stitch keys and stitch values for the drug imatinib </w:t>
      </w:r>
      <w:proofErr w:type="gramStart"/>
      <w:r>
        <w:t>mesylate.[</w:t>
      </w:r>
      <w:proofErr w:type="spellStart"/>
      <w:proofErr w:type="gramEnd"/>
      <w:r>
        <w:t>tab:imatinib</w:t>
      </w:r>
      <w:proofErr w:type="spellEnd"/>
      <w:r>
        <w:t>]</w:t>
      </w:r>
    </w:p>
    <w:tbl>
      <w:tblPr>
        <w:tblW w:w="0" w:type="pct"/>
        <w:tblLook w:val="07E0" w:firstRow="1" w:lastRow="1" w:firstColumn="1" w:lastColumn="1" w:noHBand="1" w:noVBand="1"/>
      </w:tblPr>
      <w:tblGrid>
        <w:gridCol w:w="1910"/>
        <w:gridCol w:w="4077"/>
      </w:tblGrid>
      <w:tr w:rsidR="00084922" w14:paraId="284542B6" w14:textId="77777777">
        <w:tc>
          <w:tcPr>
            <w:tcW w:w="0" w:type="auto"/>
            <w:tcBorders>
              <w:bottom w:val="single" w:sz="0" w:space="0" w:color="auto"/>
            </w:tcBorders>
            <w:vAlign w:val="bottom"/>
          </w:tcPr>
          <w:p w14:paraId="78F8DD09" w14:textId="77777777" w:rsidR="00084922" w:rsidRDefault="00AB642C">
            <w:pPr>
              <w:pStyle w:val="Compact"/>
            </w:pPr>
            <w:r>
              <w:t>Stitch key</w:t>
            </w:r>
          </w:p>
        </w:tc>
        <w:tc>
          <w:tcPr>
            <w:tcW w:w="0" w:type="auto"/>
            <w:tcBorders>
              <w:bottom w:val="single" w:sz="0" w:space="0" w:color="auto"/>
            </w:tcBorders>
            <w:vAlign w:val="bottom"/>
          </w:tcPr>
          <w:p w14:paraId="7E449641" w14:textId="77777777" w:rsidR="00084922" w:rsidRDefault="00AB642C">
            <w:pPr>
              <w:pStyle w:val="Compact"/>
            </w:pPr>
            <w:r>
              <w:t>Stitch value</w:t>
            </w:r>
          </w:p>
        </w:tc>
      </w:tr>
      <w:tr w:rsidR="00084922" w14:paraId="6D38EB3A" w14:textId="77777777">
        <w:tc>
          <w:tcPr>
            <w:tcW w:w="0" w:type="auto"/>
          </w:tcPr>
          <w:p w14:paraId="041D06C7" w14:textId="77777777" w:rsidR="00084922" w:rsidRDefault="00AB642C">
            <w:pPr>
              <w:pStyle w:val="Compact"/>
            </w:pPr>
            <w:proofErr w:type="spellStart"/>
            <w:r>
              <w:rPr>
                <w:rStyle w:val="VerbatimChar"/>
              </w:rPr>
              <w:t>N_Name</w:t>
            </w:r>
            <w:proofErr w:type="spellEnd"/>
          </w:p>
        </w:tc>
        <w:tc>
          <w:tcPr>
            <w:tcW w:w="0" w:type="auto"/>
          </w:tcPr>
          <w:p w14:paraId="6899BEC8" w14:textId="77777777" w:rsidR="00084922" w:rsidRDefault="00AB642C">
            <w:pPr>
              <w:pStyle w:val="Compact"/>
            </w:pPr>
            <w:r>
              <w:rPr>
                <w:rStyle w:val="VerbatimChar"/>
              </w:rPr>
              <w:t>IMATINIB MESYLATE</w:t>
            </w:r>
            <w:r>
              <w:t xml:space="preserve">; </w:t>
            </w:r>
            <w:r>
              <w:rPr>
                <w:rStyle w:val="VerbatimChar"/>
              </w:rPr>
              <w:t>GLEEVEC</w:t>
            </w:r>
            <w:r>
              <w:t xml:space="preserve">; </w:t>
            </w:r>
            <w:r>
              <w:rPr>
                <w:rStyle w:val="VerbatimChar"/>
              </w:rPr>
              <w:t>GLIVEC</w:t>
            </w:r>
          </w:p>
        </w:tc>
      </w:tr>
      <w:tr w:rsidR="00084922" w14:paraId="7EA000C5" w14:textId="77777777">
        <w:tc>
          <w:tcPr>
            <w:tcW w:w="0" w:type="auto"/>
          </w:tcPr>
          <w:p w14:paraId="3BA4F17A" w14:textId="77777777" w:rsidR="00084922" w:rsidRDefault="00AB642C">
            <w:pPr>
              <w:pStyle w:val="Compact"/>
            </w:pPr>
            <w:r>
              <w:rPr>
                <w:rStyle w:val="VerbatimChar"/>
              </w:rPr>
              <w:t>I_UNII</w:t>
            </w:r>
          </w:p>
        </w:tc>
        <w:tc>
          <w:tcPr>
            <w:tcW w:w="0" w:type="auto"/>
          </w:tcPr>
          <w:p w14:paraId="41D0B441" w14:textId="77777777" w:rsidR="00084922" w:rsidRDefault="00AB642C">
            <w:pPr>
              <w:pStyle w:val="Compact"/>
            </w:pPr>
            <w:r>
              <w:rPr>
                <w:rStyle w:val="VerbatimChar"/>
              </w:rPr>
              <w:t>8A1O1M485B</w:t>
            </w:r>
          </w:p>
        </w:tc>
      </w:tr>
      <w:tr w:rsidR="00084922" w14:paraId="6688E321" w14:textId="77777777">
        <w:tc>
          <w:tcPr>
            <w:tcW w:w="0" w:type="auto"/>
          </w:tcPr>
          <w:p w14:paraId="5B4A79A1" w14:textId="77777777" w:rsidR="00084922" w:rsidRDefault="00AB642C">
            <w:pPr>
              <w:pStyle w:val="Compact"/>
            </w:pPr>
            <w:r>
              <w:rPr>
                <w:rStyle w:val="VerbatimChar"/>
              </w:rPr>
              <w:t>I_CAS</w:t>
            </w:r>
          </w:p>
        </w:tc>
        <w:tc>
          <w:tcPr>
            <w:tcW w:w="0" w:type="auto"/>
          </w:tcPr>
          <w:p w14:paraId="5328FD43" w14:textId="77777777" w:rsidR="00084922" w:rsidRDefault="00AB642C">
            <w:pPr>
              <w:pStyle w:val="Compact"/>
            </w:pPr>
            <w:r>
              <w:rPr>
                <w:rStyle w:val="VerbatimChar"/>
              </w:rPr>
              <w:t>220127-57-1</w:t>
            </w:r>
          </w:p>
        </w:tc>
      </w:tr>
      <w:tr w:rsidR="00084922" w14:paraId="4266F8E9" w14:textId="77777777">
        <w:tc>
          <w:tcPr>
            <w:tcW w:w="0" w:type="auto"/>
          </w:tcPr>
          <w:p w14:paraId="2C7E697E" w14:textId="77777777" w:rsidR="00084922" w:rsidRDefault="00AB642C">
            <w:pPr>
              <w:pStyle w:val="Compact"/>
            </w:pPr>
            <w:r>
              <w:rPr>
                <w:rStyle w:val="VerbatimChar"/>
              </w:rPr>
              <w:t>I_CID</w:t>
            </w:r>
          </w:p>
        </w:tc>
        <w:tc>
          <w:tcPr>
            <w:tcW w:w="0" w:type="auto"/>
          </w:tcPr>
          <w:p w14:paraId="08A1CDF6" w14:textId="77777777" w:rsidR="00084922" w:rsidRDefault="00AB642C">
            <w:pPr>
              <w:pStyle w:val="Compact"/>
            </w:pPr>
            <w:r>
              <w:rPr>
                <w:rStyle w:val="VerbatimChar"/>
              </w:rPr>
              <w:t>5291</w:t>
            </w:r>
          </w:p>
        </w:tc>
      </w:tr>
      <w:tr w:rsidR="00084922" w14:paraId="758A5EFE" w14:textId="77777777">
        <w:tc>
          <w:tcPr>
            <w:tcW w:w="0" w:type="auto"/>
          </w:tcPr>
          <w:p w14:paraId="0367D25F" w14:textId="77777777" w:rsidR="00084922" w:rsidRDefault="00AB642C">
            <w:pPr>
              <w:pStyle w:val="Compact"/>
            </w:pPr>
            <w:r>
              <w:rPr>
                <w:rStyle w:val="VerbatimChar"/>
              </w:rPr>
              <w:t>I_CODE</w:t>
            </w:r>
          </w:p>
        </w:tc>
        <w:tc>
          <w:tcPr>
            <w:tcW w:w="0" w:type="auto"/>
          </w:tcPr>
          <w:p w14:paraId="40FE442E" w14:textId="77777777" w:rsidR="00084922" w:rsidRDefault="00AB642C">
            <w:pPr>
              <w:pStyle w:val="Compact"/>
            </w:pPr>
            <w:r>
              <w:rPr>
                <w:rStyle w:val="VerbatimChar"/>
              </w:rPr>
              <w:t>STI-571</w:t>
            </w:r>
            <w:r>
              <w:t xml:space="preserve">; </w:t>
            </w:r>
            <w:r>
              <w:rPr>
                <w:rStyle w:val="VerbatimChar"/>
              </w:rPr>
              <w:t>CHEMBL941</w:t>
            </w:r>
          </w:p>
        </w:tc>
      </w:tr>
      <w:tr w:rsidR="00084922" w14:paraId="74CBBB4D" w14:textId="77777777">
        <w:tc>
          <w:tcPr>
            <w:tcW w:w="0" w:type="auto"/>
          </w:tcPr>
          <w:p w14:paraId="586B1EA6" w14:textId="77777777" w:rsidR="00084922" w:rsidRDefault="00AB642C">
            <w:pPr>
              <w:pStyle w:val="Compact"/>
            </w:pPr>
            <w:r>
              <w:rPr>
                <w:rStyle w:val="VerbatimChar"/>
              </w:rPr>
              <w:t>H_LYCHI_L5</w:t>
            </w:r>
          </w:p>
        </w:tc>
        <w:tc>
          <w:tcPr>
            <w:tcW w:w="0" w:type="auto"/>
          </w:tcPr>
          <w:p w14:paraId="2083A132" w14:textId="77777777" w:rsidR="00084922" w:rsidRDefault="00AB642C">
            <w:pPr>
              <w:pStyle w:val="Compact"/>
            </w:pPr>
            <w:r>
              <w:rPr>
                <w:rStyle w:val="VerbatimChar"/>
              </w:rPr>
              <w:t>7S4GKGNQ6N3X-N</w:t>
            </w:r>
          </w:p>
        </w:tc>
      </w:tr>
      <w:tr w:rsidR="00084922" w14:paraId="0D2796F2" w14:textId="77777777">
        <w:tc>
          <w:tcPr>
            <w:tcW w:w="0" w:type="auto"/>
          </w:tcPr>
          <w:p w14:paraId="46DD6565" w14:textId="77777777" w:rsidR="00084922" w:rsidRDefault="00AB642C">
            <w:pPr>
              <w:pStyle w:val="Compact"/>
            </w:pPr>
            <w:r>
              <w:rPr>
                <w:rStyle w:val="VerbatimChar"/>
              </w:rPr>
              <w:t>H_LYCHI_L4</w:t>
            </w:r>
          </w:p>
        </w:tc>
        <w:tc>
          <w:tcPr>
            <w:tcW w:w="0" w:type="auto"/>
          </w:tcPr>
          <w:p w14:paraId="3687A73D" w14:textId="77777777" w:rsidR="00084922" w:rsidRDefault="00AB642C">
            <w:pPr>
              <w:pStyle w:val="Compact"/>
            </w:pPr>
            <w:r>
              <w:rPr>
                <w:rStyle w:val="VerbatimChar"/>
              </w:rPr>
              <w:t>VLU17BQBSGWU-N</w:t>
            </w:r>
            <w:r>
              <w:t xml:space="preserve">; </w:t>
            </w:r>
            <w:r>
              <w:rPr>
                <w:rStyle w:val="VerbatimChar"/>
              </w:rPr>
              <w:t>K83X3L3XSSHK-S</w:t>
            </w:r>
          </w:p>
        </w:tc>
      </w:tr>
      <w:tr w:rsidR="00084922" w14:paraId="442407BC" w14:textId="77777777">
        <w:tc>
          <w:tcPr>
            <w:tcW w:w="0" w:type="auto"/>
          </w:tcPr>
          <w:p w14:paraId="42D675D7" w14:textId="77777777" w:rsidR="00084922" w:rsidRDefault="00AB642C">
            <w:pPr>
              <w:pStyle w:val="Compact"/>
            </w:pPr>
            <w:r>
              <w:rPr>
                <w:rStyle w:val="VerbatimChar"/>
              </w:rPr>
              <w:t>H_LYCHI_L3</w:t>
            </w:r>
          </w:p>
        </w:tc>
        <w:tc>
          <w:tcPr>
            <w:tcW w:w="0" w:type="auto"/>
          </w:tcPr>
          <w:p w14:paraId="38738E3A" w14:textId="77777777" w:rsidR="00084922" w:rsidRDefault="00AB642C">
            <w:pPr>
              <w:pStyle w:val="Compact"/>
            </w:pPr>
            <w:r>
              <w:rPr>
                <w:rStyle w:val="VerbatimChar"/>
              </w:rPr>
              <w:t>VL3FPUQ59CU-N</w:t>
            </w:r>
            <w:r>
              <w:t xml:space="preserve">; </w:t>
            </w:r>
            <w:r>
              <w:rPr>
                <w:rStyle w:val="VerbatimChar"/>
              </w:rPr>
              <w:t>K846NBMB7T3-S</w:t>
            </w:r>
          </w:p>
        </w:tc>
      </w:tr>
      <w:tr w:rsidR="00084922" w14:paraId="1C79A406" w14:textId="77777777">
        <w:tc>
          <w:tcPr>
            <w:tcW w:w="0" w:type="auto"/>
          </w:tcPr>
          <w:p w14:paraId="354987C5" w14:textId="77777777" w:rsidR="00084922" w:rsidRDefault="00AB642C">
            <w:pPr>
              <w:pStyle w:val="Compact"/>
            </w:pPr>
            <w:r>
              <w:rPr>
                <w:rStyle w:val="VerbatimChar"/>
              </w:rPr>
              <w:t>R_activeMoiety</w:t>
            </w:r>
          </w:p>
        </w:tc>
        <w:tc>
          <w:tcPr>
            <w:tcW w:w="0" w:type="auto"/>
          </w:tcPr>
          <w:p w14:paraId="60EA6D8D" w14:textId="77777777" w:rsidR="00084922" w:rsidRDefault="00AB642C">
            <w:pPr>
              <w:pStyle w:val="Compact"/>
            </w:pPr>
            <w:r>
              <w:rPr>
                <w:rStyle w:val="VerbatimChar"/>
              </w:rPr>
              <w:t>BKJ8M8G5HI</w:t>
            </w:r>
          </w:p>
        </w:tc>
      </w:tr>
    </w:tbl>
    <w:p w14:paraId="01963FF1" w14:textId="77777777" w:rsidR="00084922" w:rsidRDefault="00AB642C">
      <w:pPr>
        <w:pStyle w:val="TableCaption"/>
      </w:pPr>
      <w:r>
        <w:t xml:space="preserve">Distribution of edge types for the stitch </w:t>
      </w:r>
      <w:proofErr w:type="gramStart"/>
      <w:r>
        <w:t>multigraph.[</w:t>
      </w:r>
      <w:proofErr w:type="spellStart"/>
      <w:proofErr w:type="gramEnd"/>
      <w:r>
        <w:t>tab:stitch-keys</w:t>
      </w:r>
      <w:proofErr w:type="spellEnd"/>
      <w:r>
        <w:t>]</w:t>
      </w:r>
    </w:p>
    <w:tbl>
      <w:tblPr>
        <w:tblW w:w="0" w:type="pct"/>
        <w:tblLook w:val="07E0" w:firstRow="1" w:lastRow="1" w:firstColumn="1" w:lastColumn="1" w:noHBand="1" w:noVBand="1"/>
      </w:tblPr>
      <w:tblGrid>
        <w:gridCol w:w="1910"/>
        <w:gridCol w:w="1245"/>
      </w:tblGrid>
      <w:tr w:rsidR="00084922" w14:paraId="57FBDCF8" w14:textId="77777777">
        <w:tc>
          <w:tcPr>
            <w:tcW w:w="0" w:type="auto"/>
            <w:tcBorders>
              <w:bottom w:val="single" w:sz="0" w:space="0" w:color="auto"/>
            </w:tcBorders>
            <w:vAlign w:val="bottom"/>
          </w:tcPr>
          <w:p w14:paraId="7C1FB825" w14:textId="77777777" w:rsidR="00084922" w:rsidRDefault="00AB642C">
            <w:pPr>
              <w:pStyle w:val="Compact"/>
            </w:pPr>
            <w:r>
              <w:t>Stitch key</w:t>
            </w:r>
          </w:p>
        </w:tc>
        <w:tc>
          <w:tcPr>
            <w:tcW w:w="0" w:type="auto"/>
            <w:tcBorders>
              <w:bottom w:val="single" w:sz="0" w:space="0" w:color="auto"/>
            </w:tcBorders>
            <w:vAlign w:val="bottom"/>
          </w:tcPr>
          <w:p w14:paraId="67E85B1A" w14:textId="77777777" w:rsidR="00084922" w:rsidRDefault="00AB642C">
            <w:pPr>
              <w:pStyle w:val="Compact"/>
            </w:pPr>
            <w:r>
              <w:t>Size</w:t>
            </w:r>
          </w:p>
        </w:tc>
      </w:tr>
      <w:tr w:rsidR="00084922" w14:paraId="3FD9B2D8" w14:textId="77777777">
        <w:tc>
          <w:tcPr>
            <w:tcW w:w="0" w:type="auto"/>
          </w:tcPr>
          <w:p w14:paraId="7458FED7" w14:textId="77777777" w:rsidR="00084922" w:rsidRDefault="00AB642C">
            <w:pPr>
              <w:pStyle w:val="Compact"/>
            </w:pPr>
            <w:r>
              <w:rPr>
                <w:rStyle w:val="VerbatimChar"/>
              </w:rPr>
              <w:t>H_LyChI_L3</w:t>
            </w:r>
          </w:p>
        </w:tc>
        <w:tc>
          <w:tcPr>
            <w:tcW w:w="0" w:type="auto"/>
          </w:tcPr>
          <w:p w14:paraId="15357BC3" w14:textId="77777777" w:rsidR="00084922" w:rsidRDefault="00AB642C">
            <w:pPr>
              <w:pStyle w:val="Compact"/>
            </w:pPr>
            <w:r>
              <w:t>6,140,942</w:t>
            </w:r>
          </w:p>
        </w:tc>
      </w:tr>
      <w:tr w:rsidR="00084922" w14:paraId="7221EBD9" w14:textId="77777777">
        <w:tc>
          <w:tcPr>
            <w:tcW w:w="0" w:type="auto"/>
          </w:tcPr>
          <w:p w14:paraId="1DAEDB7E" w14:textId="77777777" w:rsidR="00084922" w:rsidRDefault="00AB642C">
            <w:pPr>
              <w:pStyle w:val="Compact"/>
            </w:pPr>
            <w:r>
              <w:rPr>
                <w:rStyle w:val="VerbatimChar"/>
              </w:rPr>
              <w:t>H_LyChI_L4</w:t>
            </w:r>
          </w:p>
        </w:tc>
        <w:tc>
          <w:tcPr>
            <w:tcW w:w="0" w:type="auto"/>
          </w:tcPr>
          <w:p w14:paraId="58272E23" w14:textId="77777777" w:rsidR="00084922" w:rsidRDefault="00AB642C">
            <w:pPr>
              <w:pStyle w:val="Compact"/>
            </w:pPr>
            <w:r>
              <w:t>5,300,078</w:t>
            </w:r>
          </w:p>
        </w:tc>
      </w:tr>
      <w:tr w:rsidR="00084922" w14:paraId="6AD09386" w14:textId="77777777">
        <w:tc>
          <w:tcPr>
            <w:tcW w:w="0" w:type="auto"/>
          </w:tcPr>
          <w:p w14:paraId="1A61DCB2" w14:textId="77777777" w:rsidR="00084922" w:rsidRDefault="00AB642C">
            <w:pPr>
              <w:pStyle w:val="Compact"/>
            </w:pPr>
            <w:proofErr w:type="spellStart"/>
            <w:r>
              <w:rPr>
                <w:rStyle w:val="VerbatimChar"/>
              </w:rPr>
              <w:t>N_Name</w:t>
            </w:r>
            <w:proofErr w:type="spellEnd"/>
          </w:p>
        </w:tc>
        <w:tc>
          <w:tcPr>
            <w:tcW w:w="0" w:type="auto"/>
          </w:tcPr>
          <w:p w14:paraId="375C4BB1" w14:textId="77777777" w:rsidR="00084922" w:rsidRDefault="00AB642C">
            <w:pPr>
              <w:pStyle w:val="Compact"/>
            </w:pPr>
            <w:r>
              <w:t>177,446</w:t>
            </w:r>
          </w:p>
        </w:tc>
      </w:tr>
      <w:tr w:rsidR="00084922" w14:paraId="440EC7BF" w14:textId="77777777">
        <w:tc>
          <w:tcPr>
            <w:tcW w:w="0" w:type="auto"/>
          </w:tcPr>
          <w:p w14:paraId="5EB86DCB" w14:textId="77777777" w:rsidR="00084922" w:rsidRDefault="00AB642C">
            <w:pPr>
              <w:pStyle w:val="Compact"/>
            </w:pPr>
            <w:r>
              <w:rPr>
                <w:rStyle w:val="VerbatimChar"/>
              </w:rPr>
              <w:t>H_LyChI_L5</w:t>
            </w:r>
          </w:p>
        </w:tc>
        <w:tc>
          <w:tcPr>
            <w:tcW w:w="0" w:type="auto"/>
          </w:tcPr>
          <w:p w14:paraId="6458F729" w14:textId="77777777" w:rsidR="00084922" w:rsidRDefault="00AB642C">
            <w:pPr>
              <w:pStyle w:val="Compact"/>
            </w:pPr>
            <w:r>
              <w:t>162,160</w:t>
            </w:r>
          </w:p>
        </w:tc>
      </w:tr>
      <w:tr w:rsidR="00084922" w14:paraId="7A445230" w14:textId="77777777">
        <w:tc>
          <w:tcPr>
            <w:tcW w:w="0" w:type="auto"/>
          </w:tcPr>
          <w:p w14:paraId="0611BACA" w14:textId="77777777" w:rsidR="00084922" w:rsidRDefault="00AB642C">
            <w:pPr>
              <w:pStyle w:val="Compact"/>
            </w:pPr>
            <w:r>
              <w:rPr>
                <w:rStyle w:val="VerbatimChar"/>
              </w:rPr>
              <w:t>I_UNII</w:t>
            </w:r>
          </w:p>
        </w:tc>
        <w:tc>
          <w:tcPr>
            <w:tcW w:w="0" w:type="auto"/>
          </w:tcPr>
          <w:p w14:paraId="71378709" w14:textId="77777777" w:rsidR="00084922" w:rsidRDefault="00AB642C">
            <w:pPr>
              <w:pStyle w:val="Compact"/>
            </w:pPr>
            <w:r>
              <w:t>139,176</w:t>
            </w:r>
          </w:p>
        </w:tc>
      </w:tr>
      <w:tr w:rsidR="00084922" w14:paraId="6D49923F" w14:textId="77777777">
        <w:tc>
          <w:tcPr>
            <w:tcW w:w="0" w:type="auto"/>
          </w:tcPr>
          <w:p w14:paraId="2A11E743" w14:textId="77777777" w:rsidR="00084922" w:rsidRDefault="00AB642C">
            <w:pPr>
              <w:pStyle w:val="Compact"/>
            </w:pPr>
            <w:r>
              <w:rPr>
                <w:rStyle w:val="VerbatimChar"/>
              </w:rPr>
              <w:t>R_activeMoiety</w:t>
            </w:r>
          </w:p>
        </w:tc>
        <w:tc>
          <w:tcPr>
            <w:tcW w:w="0" w:type="auto"/>
          </w:tcPr>
          <w:p w14:paraId="0BE1B781" w14:textId="77777777" w:rsidR="00084922" w:rsidRDefault="00AB642C">
            <w:pPr>
              <w:pStyle w:val="Compact"/>
            </w:pPr>
            <w:r>
              <w:t>14,940</w:t>
            </w:r>
          </w:p>
        </w:tc>
      </w:tr>
      <w:tr w:rsidR="00084922" w14:paraId="4C42FC85" w14:textId="77777777">
        <w:tc>
          <w:tcPr>
            <w:tcW w:w="0" w:type="auto"/>
          </w:tcPr>
          <w:p w14:paraId="3A7C788B" w14:textId="77777777" w:rsidR="00084922" w:rsidRDefault="00AB642C">
            <w:pPr>
              <w:pStyle w:val="Compact"/>
            </w:pPr>
            <w:r>
              <w:rPr>
                <w:rStyle w:val="VerbatimChar"/>
              </w:rPr>
              <w:t>I_CAS</w:t>
            </w:r>
          </w:p>
        </w:tc>
        <w:tc>
          <w:tcPr>
            <w:tcW w:w="0" w:type="auto"/>
          </w:tcPr>
          <w:p w14:paraId="54293780" w14:textId="77777777" w:rsidR="00084922" w:rsidRDefault="00AB642C">
            <w:pPr>
              <w:pStyle w:val="Compact"/>
            </w:pPr>
            <w:r>
              <w:t>11,684</w:t>
            </w:r>
          </w:p>
        </w:tc>
      </w:tr>
      <w:tr w:rsidR="00084922" w14:paraId="56ACC1D9" w14:textId="77777777">
        <w:tc>
          <w:tcPr>
            <w:tcW w:w="0" w:type="auto"/>
          </w:tcPr>
          <w:p w14:paraId="40DE5E0C" w14:textId="77777777" w:rsidR="00084922" w:rsidRDefault="00AB642C">
            <w:pPr>
              <w:pStyle w:val="Compact"/>
            </w:pPr>
            <w:r>
              <w:rPr>
                <w:rStyle w:val="VerbatimChar"/>
              </w:rPr>
              <w:t>I_CID</w:t>
            </w:r>
          </w:p>
        </w:tc>
        <w:tc>
          <w:tcPr>
            <w:tcW w:w="0" w:type="auto"/>
          </w:tcPr>
          <w:p w14:paraId="2DCAC322" w14:textId="77777777" w:rsidR="00084922" w:rsidRDefault="00AB642C">
            <w:pPr>
              <w:pStyle w:val="Compact"/>
            </w:pPr>
            <w:r>
              <w:t>2,044</w:t>
            </w:r>
          </w:p>
        </w:tc>
      </w:tr>
    </w:tbl>
    <w:p w14:paraId="3C957B26" w14:textId="77777777" w:rsidR="00084922" w:rsidRDefault="00AB642C">
      <w:pPr>
        <w:pStyle w:val="TableCaption"/>
      </w:pPr>
      <w:r>
        <w:t xml:space="preserve">Top stitch values for each stitch key. The LyChI hash keys </w:t>
      </w:r>
      <w:r>
        <w:rPr>
          <w:rStyle w:val="VerbatimChar"/>
        </w:rPr>
        <w:t>L3</w:t>
      </w:r>
      <w:r>
        <w:t xml:space="preserve"> and </w:t>
      </w:r>
      <w:r>
        <w:rPr>
          <w:rStyle w:val="VerbatimChar"/>
        </w:rPr>
        <w:t>L4</w:t>
      </w:r>
      <w:r>
        <w:t xml:space="preserve"> correspond to the potassium ion (K</w:t>
      </w:r>
      <m:oMath>
        <m:sSup>
          <m:sSupPr>
            <m:ctrlPr>
              <w:rPr>
                <w:rFonts w:ascii="Cambria Math" w:hAnsi="Cambria Math"/>
              </w:rPr>
            </m:ctrlPr>
          </m:sSupPr>
          <m:e/>
          <m:sup>
            <m:r>
              <w:rPr>
                <w:rFonts w:ascii="Cambria Math" w:hAnsi="Cambria Math"/>
              </w:rPr>
              <m:t>+</m:t>
            </m:r>
          </m:sup>
        </m:sSup>
      </m:oMath>
      <w:proofErr w:type="gramStart"/>
      <w:r>
        <w:t>).[</w:t>
      </w:r>
      <w:proofErr w:type="gramEnd"/>
      <w:r>
        <w:t>tab:stitch-values]</w:t>
      </w:r>
    </w:p>
    <w:tbl>
      <w:tblPr>
        <w:tblW w:w="0" w:type="pct"/>
        <w:tblLook w:val="07E0" w:firstRow="1" w:lastRow="1" w:firstColumn="1" w:lastColumn="1" w:noHBand="1" w:noVBand="1"/>
      </w:tblPr>
      <w:tblGrid>
        <w:gridCol w:w="1910"/>
        <w:gridCol w:w="1910"/>
        <w:gridCol w:w="1245"/>
      </w:tblGrid>
      <w:tr w:rsidR="00084922" w14:paraId="783A9689" w14:textId="77777777">
        <w:tc>
          <w:tcPr>
            <w:tcW w:w="0" w:type="auto"/>
            <w:tcBorders>
              <w:bottom w:val="single" w:sz="0" w:space="0" w:color="auto"/>
            </w:tcBorders>
            <w:vAlign w:val="bottom"/>
          </w:tcPr>
          <w:p w14:paraId="4DA22810" w14:textId="77777777" w:rsidR="00084922" w:rsidRDefault="00AB642C">
            <w:pPr>
              <w:pStyle w:val="Compact"/>
            </w:pPr>
            <w:r>
              <w:t>Stitch key</w:t>
            </w:r>
          </w:p>
        </w:tc>
        <w:tc>
          <w:tcPr>
            <w:tcW w:w="0" w:type="auto"/>
            <w:tcBorders>
              <w:bottom w:val="single" w:sz="0" w:space="0" w:color="auto"/>
            </w:tcBorders>
            <w:vAlign w:val="bottom"/>
          </w:tcPr>
          <w:p w14:paraId="60E7BDAF" w14:textId="77777777" w:rsidR="00084922" w:rsidRDefault="00AB642C">
            <w:pPr>
              <w:pStyle w:val="Compact"/>
            </w:pPr>
            <w:r>
              <w:t>Stitch value</w:t>
            </w:r>
          </w:p>
        </w:tc>
        <w:tc>
          <w:tcPr>
            <w:tcW w:w="0" w:type="auto"/>
            <w:tcBorders>
              <w:bottom w:val="single" w:sz="0" w:space="0" w:color="auto"/>
            </w:tcBorders>
            <w:vAlign w:val="bottom"/>
          </w:tcPr>
          <w:p w14:paraId="3564D48B" w14:textId="77777777" w:rsidR="00084922" w:rsidRDefault="00AB642C">
            <w:pPr>
              <w:pStyle w:val="Compact"/>
            </w:pPr>
            <w:r>
              <w:t>Size</w:t>
            </w:r>
          </w:p>
        </w:tc>
      </w:tr>
      <w:tr w:rsidR="00084922" w14:paraId="3EF1ACD9" w14:textId="77777777">
        <w:tc>
          <w:tcPr>
            <w:tcW w:w="0" w:type="auto"/>
          </w:tcPr>
          <w:p w14:paraId="7AADEEE4" w14:textId="77777777" w:rsidR="00084922" w:rsidRDefault="00AB642C">
            <w:pPr>
              <w:pStyle w:val="Compact"/>
            </w:pPr>
            <w:r>
              <w:rPr>
                <w:rStyle w:val="VerbatimChar"/>
              </w:rPr>
              <w:t>H_LyChI_L3</w:t>
            </w:r>
          </w:p>
        </w:tc>
        <w:tc>
          <w:tcPr>
            <w:tcW w:w="0" w:type="auto"/>
          </w:tcPr>
          <w:p w14:paraId="7DB29B08" w14:textId="77777777" w:rsidR="00084922" w:rsidRDefault="00AB642C">
            <w:pPr>
              <w:pStyle w:val="Compact"/>
            </w:pPr>
            <w:r>
              <w:rPr>
                <w:rStyle w:val="VerbatimChar"/>
              </w:rPr>
              <w:t>VUSPQLGXN18-M</w:t>
            </w:r>
          </w:p>
        </w:tc>
        <w:tc>
          <w:tcPr>
            <w:tcW w:w="0" w:type="auto"/>
          </w:tcPr>
          <w:p w14:paraId="47F28C00" w14:textId="77777777" w:rsidR="00084922" w:rsidRDefault="00AB642C">
            <w:pPr>
              <w:pStyle w:val="Compact"/>
            </w:pPr>
            <w:r>
              <w:t>1,344,440</w:t>
            </w:r>
          </w:p>
        </w:tc>
      </w:tr>
      <w:tr w:rsidR="00084922" w14:paraId="76CE4FF1" w14:textId="77777777">
        <w:tc>
          <w:tcPr>
            <w:tcW w:w="0" w:type="auto"/>
          </w:tcPr>
          <w:p w14:paraId="5880DA4C" w14:textId="77777777" w:rsidR="00084922" w:rsidRDefault="00AB642C">
            <w:pPr>
              <w:pStyle w:val="Compact"/>
            </w:pPr>
            <w:r>
              <w:rPr>
                <w:rStyle w:val="VerbatimChar"/>
              </w:rPr>
              <w:t>H_LyChI_L4</w:t>
            </w:r>
          </w:p>
        </w:tc>
        <w:tc>
          <w:tcPr>
            <w:tcW w:w="0" w:type="auto"/>
          </w:tcPr>
          <w:p w14:paraId="62436ACD" w14:textId="77777777" w:rsidR="00084922" w:rsidRDefault="00AB642C">
            <w:pPr>
              <w:pStyle w:val="Compact"/>
            </w:pPr>
            <w:r>
              <w:rPr>
                <w:rStyle w:val="VerbatimChar"/>
              </w:rPr>
              <w:t>VU8BQZFPPYTZ-M</w:t>
            </w:r>
          </w:p>
        </w:tc>
        <w:tc>
          <w:tcPr>
            <w:tcW w:w="0" w:type="auto"/>
          </w:tcPr>
          <w:p w14:paraId="4F652877" w14:textId="77777777" w:rsidR="00084922" w:rsidRDefault="00AB642C">
            <w:pPr>
              <w:pStyle w:val="Compact"/>
            </w:pPr>
            <w:r>
              <w:t>1,307,592</w:t>
            </w:r>
          </w:p>
        </w:tc>
      </w:tr>
      <w:tr w:rsidR="00084922" w14:paraId="273BA4AF" w14:textId="77777777">
        <w:tc>
          <w:tcPr>
            <w:tcW w:w="0" w:type="auto"/>
          </w:tcPr>
          <w:p w14:paraId="63DDD446" w14:textId="77777777" w:rsidR="00084922" w:rsidRDefault="00AB642C">
            <w:pPr>
              <w:pStyle w:val="Compact"/>
            </w:pPr>
            <w:proofErr w:type="spellStart"/>
            <w:r>
              <w:rPr>
                <w:rStyle w:val="VerbatimChar"/>
              </w:rPr>
              <w:t>N_Name</w:t>
            </w:r>
            <w:proofErr w:type="spellEnd"/>
          </w:p>
        </w:tc>
        <w:tc>
          <w:tcPr>
            <w:tcW w:w="0" w:type="auto"/>
          </w:tcPr>
          <w:p w14:paraId="502567DB" w14:textId="77777777" w:rsidR="00084922" w:rsidRDefault="00AB642C">
            <w:pPr>
              <w:pStyle w:val="Compact"/>
            </w:pPr>
            <w:r>
              <w:rPr>
                <w:rStyle w:val="VerbatimChar"/>
              </w:rPr>
              <w:t>ROFECOXIB</w:t>
            </w:r>
          </w:p>
        </w:tc>
        <w:tc>
          <w:tcPr>
            <w:tcW w:w="0" w:type="auto"/>
          </w:tcPr>
          <w:p w14:paraId="460E2203" w14:textId="77777777" w:rsidR="00084922" w:rsidRDefault="00AB642C">
            <w:pPr>
              <w:pStyle w:val="Compact"/>
            </w:pPr>
            <w:r>
              <w:t>72</w:t>
            </w:r>
          </w:p>
        </w:tc>
      </w:tr>
      <w:tr w:rsidR="00084922" w14:paraId="06181C16" w14:textId="77777777">
        <w:tc>
          <w:tcPr>
            <w:tcW w:w="0" w:type="auto"/>
          </w:tcPr>
          <w:p w14:paraId="36298E03" w14:textId="77777777" w:rsidR="00084922" w:rsidRDefault="00AB642C">
            <w:pPr>
              <w:pStyle w:val="Compact"/>
            </w:pPr>
            <w:r>
              <w:rPr>
                <w:rStyle w:val="VerbatimChar"/>
              </w:rPr>
              <w:t>H_LyChI_L5</w:t>
            </w:r>
          </w:p>
        </w:tc>
        <w:tc>
          <w:tcPr>
            <w:tcW w:w="0" w:type="auto"/>
          </w:tcPr>
          <w:p w14:paraId="7339EB05" w14:textId="77777777" w:rsidR="00084922" w:rsidRDefault="00AB642C">
            <w:pPr>
              <w:pStyle w:val="Compact"/>
            </w:pPr>
            <w:r>
              <w:rPr>
                <w:rStyle w:val="VerbatimChar"/>
              </w:rPr>
              <w:t>9DKQLD7D29DN-N</w:t>
            </w:r>
          </w:p>
        </w:tc>
        <w:tc>
          <w:tcPr>
            <w:tcW w:w="0" w:type="auto"/>
          </w:tcPr>
          <w:p w14:paraId="0FFA082B" w14:textId="77777777" w:rsidR="00084922" w:rsidRDefault="00AB642C">
            <w:pPr>
              <w:pStyle w:val="Compact"/>
            </w:pPr>
            <w:r>
              <w:t>162,160</w:t>
            </w:r>
          </w:p>
        </w:tc>
      </w:tr>
      <w:tr w:rsidR="00084922" w14:paraId="7C8450E7" w14:textId="77777777">
        <w:tc>
          <w:tcPr>
            <w:tcW w:w="0" w:type="auto"/>
          </w:tcPr>
          <w:p w14:paraId="65FA2FE3" w14:textId="77777777" w:rsidR="00084922" w:rsidRDefault="00AB642C">
            <w:pPr>
              <w:pStyle w:val="Compact"/>
            </w:pPr>
            <w:r>
              <w:rPr>
                <w:rStyle w:val="VerbatimChar"/>
              </w:rPr>
              <w:t>I_UNII</w:t>
            </w:r>
          </w:p>
        </w:tc>
        <w:tc>
          <w:tcPr>
            <w:tcW w:w="0" w:type="auto"/>
          </w:tcPr>
          <w:p w14:paraId="4A0C04A3" w14:textId="77777777" w:rsidR="00084922" w:rsidRDefault="00AB642C">
            <w:pPr>
              <w:pStyle w:val="Compact"/>
            </w:pPr>
            <w:r>
              <w:rPr>
                <w:rStyle w:val="VerbatimChar"/>
              </w:rPr>
              <w:t>UNKNOWN</w:t>
            </w:r>
          </w:p>
        </w:tc>
        <w:tc>
          <w:tcPr>
            <w:tcW w:w="0" w:type="auto"/>
          </w:tcPr>
          <w:p w14:paraId="4A1AADA4" w14:textId="77777777" w:rsidR="00084922" w:rsidRDefault="00AB642C">
            <w:pPr>
              <w:pStyle w:val="Compact"/>
            </w:pPr>
            <w:r>
              <w:t>210</w:t>
            </w:r>
          </w:p>
        </w:tc>
      </w:tr>
      <w:tr w:rsidR="00084922" w14:paraId="080C545E" w14:textId="77777777">
        <w:tc>
          <w:tcPr>
            <w:tcW w:w="0" w:type="auto"/>
          </w:tcPr>
          <w:p w14:paraId="7B20B66F" w14:textId="77777777" w:rsidR="00084922" w:rsidRDefault="00AB642C">
            <w:pPr>
              <w:pStyle w:val="Compact"/>
            </w:pPr>
            <w:r>
              <w:rPr>
                <w:rStyle w:val="VerbatimChar"/>
              </w:rPr>
              <w:lastRenderedPageBreak/>
              <w:t>R_activeMoiety</w:t>
            </w:r>
          </w:p>
        </w:tc>
        <w:tc>
          <w:tcPr>
            <w:tcW w:w="0" w:type="auto"/>
          </w:tcPr>
          <w:p w14:paraId="3103BEBB" w14:textId="77777777" w:rsidR="00084922" w:rsidRDefault="00AB642C">
            <w:pPr>
              <w:pStyle w:val="Compact"/>
            </w:pPr>
            <w:r>
              <w:rPr>
                <w:rStyle w:val="VerbatimChar"/>
              </w:rPr>
              <w:t>2M83C4R6ZB</w:t>
            </w:r>
          </w:p>
        </w:tc>
        <w:tc>
          <w:tcPr>
            <w:tcW w:w="0" w:type="auto"/>
          </w:tcPr>
          <w:p w14:paraId="77B8CFE4" w14:textId="77777777" w:rsidR="00084922" w:rsidRDefault="00AB642C">
            <w:pPr>
              <w:pStyle w:val="Compact"/>
            </w:pPr>
            <w:r>
              <w:t>106</w:t>
            </w:r>
          </w:p>
        </w:tc>
      </w:tr>
      <w:tr w:rsidR="00084922" w14:paraId="60CE6508" w14:textId="77777777">
        <w:tc>
          <w:tcPr>
            <w:tcW w:w="0" w:type="auto"/>
          </w:tcPr>
          <w:p w14:paraId="5C0D5B69" w14:textId="77777777" w:rsidR="00084922" w:rsidRDefault="00AB642C">
            <w:pPr>
              <w:pStyle w:val="Compact"/>
            </w:pPr>
            <w:r>
              <w:rPr>
                <w:rStyle w:val="VerbatimChar"/>
              </w:rPr>
              <w:t>I_CAS</w:t>
            </w:r>
          </w:p>
        </w:tc>
        <w:tc>
          <w:tcPr>
            <w:tcW w:w="0" w:type="auto"/>
          </w:tcPr>
          <w:p w14:paraId="0778AD01" w14:textId="77777777" w:rsidR="00084922" w:rsidRDefault="00AB642C">
            <w:pPr>
              <w:pStyle w:val="Compact"/>
            </w:pPr>
            <w:r>
              <w:rPr>
                <w:rStyle w:val="VerbatimChar"/>
              </w:rPr>
              <w:t>25322-68-3</w:t>
            </w:r>
          </w:p>
        </w:tc>
        <w:tc>
          <w:tcPr>
            <w:tcW w:w="0" w:type="auto"/>
          </w:tcPr>
          <w:p w14:paraId="3B91BB62" w14:textId="77777777" w:rsidR="00084922" w:rsidRDefault="00AB642C">
            <w:pPr>
              <w:pStyle w:val="Compact"/>
            </w:pPr>
            <w:r>
              <w:t>1,806</w:t>
            </w:r>
          </w:p>
        </w:tc>
      </w:tr>
      <w:tr w:rsidR="00084922" w14:paraId="65403561" w14:textId="77777777">
        <w:tc>
          <w:tcPr>
            <w:tcW w:w="0" w:type="auto"/>
          </w:tcPr>
          <w:p w14:paraId="6906DA37" w14:textId="77777777" w:rsidR="00084922" w:rsidRDefault="00AB642C">
            <w:pPr>
              <w:pStyle w:val="Compact"/>
            </w:pPr>
            <w:r>
              <w:rPr>
                <w:rStyle w:val="VerbatimChar"/>
              </w:rPr>
              <w:t>I_CID</w:t>
            </w:r>
          </w:p>
        </w:tc>
        <w:tc>
          <w:tcPr>
            <w:tcW w:w="0" w:type="auto"/>
          </w:tcPr>
          <w:p w14:paraId="46EE68EA" w14:textId="77777777" w:rsidR="00084922" w:rsidRDefault="00AB642C">
            <w:pPr>
              <w:pStyle w:val="Compact"/>
            </w:pPr>
            <w:r>
              <w:rPr>
                <w:rStyle w:val="VerbatimChar"/>
              </w:rPr>
              <w:t>121225712</w:t>
            </w:r>
          </w:p>
        </w:tc>
        <w:tc>
          <w:tcPr>
            <w:tcW w:w="0" w:type="auto"/>
          </w:tcPr>
          <w:p w14:paraId="433BB94A" w14:textId="77777777" w:rsidR="00084922" w:rsidRDefault="00AB642C">
            <w:pPr>
              <w:pStyle w:val="Compact"/>
            </w:pPr>
            <w:r>
              <w:t>380</w:t>
            </w:r>
          </w:p>
        </w:tc>
      </w:tr>
    </w:tbl>
    <w:p w14:paraId="6B4CC0D9" w14:textId="77777777" w:rsidR="00084922" w:rsidRDefault="00AB642C">
      <w:pPr>
        <w:pStyle w:val="TableCaption"/>
      </w:pPr>
      <w:r>
        <w:t xml:space="preserve">Data sources used in the current version of </w:t>
      </w:r>
      <w:proofErr w:type="gramStart"/>
      <w:r>
        <w:rPr>
          <w:smallCaps/>
        </w:rPr>
        <w:t>Stitcher</w:t>
      </w:r>
      <w:r>
        <w:t>.[</w:t>
      </w:r>
      <w:proofErr w:type="spellStart"/>
      <w:proofErr w:type="gramEnd"/>
      <w:r>
        <w:t>tab:data-sources</w:t>
      </w:r>
      <w:proofErr w:type="spellEnd"/>
      <w:r>
        <w:t>]</w:t>
      </w:r>
    </w:p>
    <w:tbl>
      <w:tblPr>
        <w:tblW w:w="0" w:type="pct"/>
        <w:tblLook w:val="07E0" w:firstRow="1" w:lastRow="1" w:firstColumn="1" w:lastColumn="1" w:noHBand="1" w:noVBand="1"/>
      </w:tblPr>
      <w:tblGrid>
        <w:gridCol w:w="6397"/>
        <w:gridCol w:w="1063"/>
      </w:tblGrid>
      <w:tr w:rsidR="00084922" w14:paraId="6DD61DAB" w14:textId="77777777">
        <w:tc>
          <w:tcPr>
            <w:tcW w:w="0" w:type="auto"/>
            <w:tcBorders>
              <w:bottom w:val="single" w:sz="0" w:space="0" w:color="auto"/>
            </w:tcBorders>
            <w:vAlign w:val="bottom"/>
          </w:tcPr>
          <w:p w14:paraId="7A8F3346" w14:textId="77777777" w:rsidR="00084922" w:rsidRDefault="00AB642C">
            <w:pPr>
              <w:pStyle w:val="Compact"/>
            </w:pPr>
            <w:r>
              <w:t>Data source</w:t>
            </w:r>
          </w:p>
        </w:tc>
        <w:tc>
          <w:tcPr>
            <w:tcW w:w="0" w:type="auto"/>
            <w:tcBorders>
              <w:bottom w:val="single" w:sz="0" w:space="0" w:color="auto"/>
            </w:tcBorders>
            <w:vAlign w:val="bottom"/>
          </w:tcPr>
          <w:p w14:paraId="62AEFABD" w14:textId="77777777" w:rsidR="00084922" w:rsidRDefault="00AB642C">
            <w:pPr>
              <w:pStyle w:val="Compact"/>
            </w:pPr>
            <w:r>
              <w:t>Size</w:t>
            </w:r>
          </w:p>
        </w:tc>
      </w:tr>
      <w:tr w:rsidR="00084922" w14:paraId="49B74831" w14:textId="77777777">
        <w:tc>
          <w:tcPr>
            <w:tcW w:w="0" w:type="auto"/>
          </w:tcPr>
          <w:p w14:paraId="4A3D105F" w14:textId="77777777" w:rsidR="00084922" w:rsidRDefault="00AB642C">
            <w:pPr>
              <w:pStyle w:val="Compact"/>
            </w:pPr>
            <w:r>
              <w:t>G-SRS, April 2019</w:t>
            </w:r>
          </w:p>
        </w:tc>
        <w:tc>
          <w:tcPr>
            <w:tcW w:w="0" w:type="auto"/>
          </w:tcPr>
          <w:p w14:paraId="23A9F20B" w14:textId="77777777" w:rsidR="00084922" w:rsidRDefault="00AB642C">
            <w:pPr>
              <w:pStyle w:val="Compact"/>
            </w:pPr>
            <w:r>
              <w:t>105,019</w:t>
            </w:r>
          </w:p>
        </w:tc>
      </w:tr>
      <w:tr w:rsidR="00084922" w14:paraId="0BFAD1BE" w14:textId="77777777">
        <w:tc>
          <w:tcPr>
            <w:tcW w:w="0" w:type="auto"/>
          </w:tcPr>
          <w:p w14:paraId="1759627C" w14:textId="77777777" w:rsidR="00084922" w:rsidRDefault="00AB642C">
            <w:pPr>
              <w:pStyle w:val="Compact"/>
            </w:pPr>
            <w:r>
              <w:t>Withdrawn and Shortage Drugs List Feb 2018</w:t>
            </w:r>
          </w:p>
        </w:tc>
        <w:tc>
          <w:tcPr>
            <w:tcW w:w="0" w:type="auto"/>
          </w:tcPr>
          <w:p w14:paraId="5B23EAFD" w14:textId="77777777" w:rsidR="00084922" w:rsidRDefault="00AB642C">
            <w:pPr>
              <w:pStyle w:val="Compact"/>
            </w:pPr>
            <w:r>
              <w:t>674</w:t>
            </w:r>
          </w:p>
        </w:tc>
      </w:tr>
      <w:tr w:rsidR="00084922" w14:paraId="098338CC" w14:textId="77777777">
        <w:tc>
          <w:tcPr>
            <w:tcW w:w="0" w:type="auto"/>
          </w:tcPr>
          <w:p w14:paraId="304D13BB" w14:textId="77777777" w:rsidR="00084922" w:rsidRDefault="00AB642C">
            <w:pPr>
              <w:pStyle w:val="Compact"/>
            </w:pPr>
            <w:r>
              <w:t>Broad Institute Drug List 2018-09-07</w:t>
            </w:r>
          </w:p>
        </w:tc>
        <w:tc>
          <w:tcPr>
            <w:tcW w:w="0" w:type="auto"/>
          </w:tcPr>
          <w:p w14:paraId="17FABF22" w14:textId="77777777" w:rsidR="00084922" w:rsidRDefault="00AB642C">
            <w:pPr>
              <w:pStyle w:val="Compact"/>
            </w:pPr>
            <w:r>
              <w:t>6,125</w:t>
            </w:r>
          </w:p>
        </w:tc>
      </w:tr>
      <w:tr w:rsidR="00084922" w14:paraId="41B470B5" w14:textId="77777777">
        <w:tc>
          <w:tcPr>
            <w:tcW w:w="0" w:type="auto"/>
          </w:tcPr>
          <w:p w14:paraId="0A269B7E" w14:textId="77777777" w:rsidR="00084922" w:rsidRDefault="00AB642C">
            <w:pPr>
              <w:pStyle w:val="Compact"/>
            </w:pPr>
            <w:r>
              <w:t>NCATS Pharmaceutical Collection, April 2012</w:t>
            </w:r>
          </w:p>
        </w:tc>
        <w:tc>
          <w:tcPr>
            <w:tcW w:w="0" w:type="auto"/>
          </w:tcPr>
          <w:p w14:paraId="0627D8CA" w14:textId="77777777" w:rsidR="00084922" w:rsidRDefault="00AB642C">
            <w:pPr>
              <w:pStyle w:val="Compact"/>
            </w:pPr>
            <w:r>
              <w:t>14,814</w:t>
            </w:r>
          </w:p>
        </w:tc>
      </w:tr>
      <w:tr w:rsidR="00084922" w14:paraId="659AAF7D" w14:textId="77777777">
        <w:tc>
          <w:tcPr>
            <w:tcW w:w="0" w:type="auto"/>
          </w:tcPr>
          <w:p w14:paraId="4254B9DA" w14:textId="77777777" w:rsidR="00084922" w:rsidRDefault="00AB642C">
            <w:pPr>
              <w:pStyle w:val="Compact"/>
            </w:pPr>
            <w:r>
              <w:t>Rancho BioSciences, March 2019</w:t>
            </w:r>
          </w:p>
        </w:tc>
        <w:tc>
          <w:tcPr>
            <w:tcW w:w="0" w:type="auto"/>
          </w:tcPr>
          <w:p w14:paraId="476AC1D4" w14:textId="77777777" w:rsidR="00084922" w:rsidRDefault="00AB642C">
            <w:pPr>
              <w:pStyle w:val="Compact"/>
            </w:pPr>
            <w:r>
              <w:t>51,591</w:t>
            </w:r>
          </w:p>
        </w:tc>
      </w:tr>
      <w:tr w:rsidR="00084922" w14:paraId="2E474D6C" w14:textId="77777777">
        <w:tc>
          <w:tcPr>
            <w:tcW w:w="0" w:type="auto"/>
          </w:tcPr>
          <w:p w14:paraId="7A4B4791" w14:textId="77777777" w:rsidR="00084922" w:rsidRDefault="00AB642C">
            <w:pPr>
              <w:pStyle w:val="Compact"/>
            </w:pPr>
            <w:r>
              <w:t>Pharmaceutical Manufacturing Encyclopedia (Third Edition)</w:t>
            </w:r>
          </w:p>
        </w:tc>
        <w:tc>
          <w:tcPr>
            <w:tcW w:w="0" w:type="auto"/>
          </w:tcPr>
          <w:p w14:paraId="35057ADD" w14:textId="77777777" w:rsidR="00084922" w:rsidRDefault="00AB642C">
            <w:pPr>
              <w:pStyle w:val="Compact"/>
            </w:pPr>
            <w:r>
              <w:t>2,268</w:t>
            </w:r>
          </w:p>
        </w:tc>
      </w:tr>
      <w:tr w:rsidR="00084922" w14:paraId="18F87727" w14:textId="77777777">
        <w:tc>
          <w:tcPr>
            <w:tcW w:w="0" w:type="auto"/>
          </w:tcPr>
          <w:p w14:paraId="0071F99C" w14:textId="77777777" w:rsidR="00084922" w:rsidRDefault="00AB642C">
            <w:pPr>
              <w:pStyle w:val="Compact"/>
            </w:pPr>
            <w:proofErr w:type="spellStart"/>
            <w:r>
              <w:t>DailyMed</w:t>
            </w:r>
            <w:proofErr w:type="spellEnd"/>
            <w:r>
              <w:t xml:space="preserve"> Rx, January 2019</w:t>
            </w:r>
          </w:p>
        </w:tc>
        <w:tc>
          <w:tcPr>
            <w:tcW w:w="0" w:type="auto"/>
          </w:tcPr>
          <w:p w14:paraId="2F819330" w14:textId="77777777" w:rsidR="00084922" w:rsidRDefault="00AB642C">
            <w:pPr>
              <w:pStyle w:val="Compact"/>
            </w:pPr>
            <w:r>
              <w:t>74,850</w:t>
            </w:r>
          </w:p>
        </w:tc>
      </w:tr>
      <w:tr w:rsidR="00084922" w14:paraId="666CCA62" w14:textId="77777777">
        <w:tc>
          <w:tcPr>
            <w:tcW w:w="0" w:type="auto"/>
          </w:tcPr>
          <w:p w14:paraId="0EFFC290" w14:textId="77777777" w:rsidR="00084922" w:rsidRDefault="00AB642C">
            <w:pPr>
              <w:pStyle w:val="Compact"/>
            </w:pPr>
            <w:proofErr w:type="spellStart"/>
            <w:r>
              <w:t>DrugBank</w:t>
            </w:r>
            <w:proofErr w:type="spellEnd"/>
            <w:r>
              <w:t>, December 2018</w:t>
            </w:r>
          </w:p>
        </w:tc>
        <w:tc>
          <w:tcPr>
            <w:tcW w:w="0" w:type="auto"/>
          </w:tcPr>
          <w:p w14:paraId="04D7D0AA" w14:textId="77777777" w:rsidR="00084922" w:rsidRDefault="00AB642C">
            <w:pPr>
              <w:pStyle w:val="Compact"/>
            </w:pPr>
            <w:r>
              <w:t>11,922</w:t>
            </w:r>
          </w:p>
        </w:tc>
      </w:tr>
      <w:tr w:rsidR="00084922" w14:paraId="1567596D" w14:textId="77777777">
        <w:tc>
          <w:tcPr>
            <w:tcW w:w="0" w:type="auto"/>
          </w:tcPr>
          <w:p w14:paraId="769CF1C5" w14:textId="77777777" w:rsidR="00084922" w:rsidRDefault="00AB642C">
            <w:pPr>
              <w:pStyle w:val="Compact"/>
            </w:pPr>
            <w:proofErr w:type="spellStart"/>
            <w:r>
              <w:t>DailyMed</w:t>
            </w:r>
            <w:proofErr w:type="spellEnd"/>
            <w:r>
              <w:t xml:space="preserve"> Other, January 2019</w:t>
            </w:r>
          </w:p>
        </w:tc>
        <w:tc>
          <w:tcPr>
            <w:tcW w:w="0" w:type="auto"/>
          </w:tcPr>
          <w:p w14:paraId="7DF404C1" w14:textId="77777777" w:rsidR="00084922" w:rsidRDefault="00AB642C">
            <w:pPr>
              <w:pStyle w:val="Compact"/>
            </w:pPr>
            <w:r>
              <w:t>13,393</w:t>
            </w:r>
          </w:p>
        </w:tc>
      </w:tr>
      <w:tr w:rsidR="00084922" w14:paraId="720DFC6A" w14:textId="77777777">
        <w:tc>
          <w:tcPr>
            <w:tcW w:w="0" w:type="auto"/>
          </w:tcPr>
          <w:p w14:paraId="38DE6112" w14:textId="77777777" w:rsidR="00084922" w:rsidRDefault="00AB642C">
            <w:pPr>
              <w:pStyle w:val="Compact"/>
            </w:pPr>
            <w:proofErr w:type="spellStart"/>
            <w:r>
              <w:t>DailyMed</w:t>
            </w:r>
            <w:proofErr w:type="spellEnd"/>
            <w:r>
              <w:t xml:space="preserve"> OTC, January 2019</w:t>
            </w:r>
          </w:p>
        </w:tc>
        <w:tc>
          <w:tcPr>
            <w:tcW w:w="0" w:type="auto"/>
          </w:tcPr>
          <w:p w14:paraId="463ECB67" w14:textId="77777777" w:rsidR="00084922" w:rsidRDefault="00AB642C">
            <w:pPr>
              <w:pStyle w:val="Compact"/>
            </w:pPr>
            <w:r>
              <w:t>79,448</w:t>
            </w:r>
          </w:p>
        </w:tc>
      </w:tr>
      <w:tr w:rsidR="00084922" w14:paraId="643374DA" w14:textId="77777777">
        <w:tc>
          <w:tcPr>
            <w:tcW w:w="0" w:type="auto"/>
          </w:tcPr>
          <w:p w14:paraId="1D997216" w14:textId="77777777" w:rsidR="00084922" w:rsidRDefault="00AB642C">
            <w:pPr>
              <w:pStyle w:val="Compact"/>
            </w:pPr>
            <w:proofErr w:type="spellStart"/>
            <w:r>
              <w:t>DrugsFDA</w:t>
            </w:r>
            <w:proofErr w:type="spellEnd"/>
            <w:r>
              <w:t xml:space="preserve"> &amp; Orange Book, July 2019</w:t>
            </w:r>
          </w:p>
        </w:tc>
        <w:tc>
          <w:tcPr>
            <w:tcW w:w="0" w:type="auto"/>
          </w:tcPr>
          <w:p w14:paraId="22BA67F9" w14:textId="77777777" w:rsidR="00084922" w:rsidRDefault="00AB642C">
            <w:pPr>
              <w:pStyle w:val="Compact"/>
            </w:pPr>
            <w:r>
              <w:t>28,256</w:t>
            </w:r>
          </w:p>
        </w:tc>
      </w:tr>
      <w:tr w:rsidR="00084922" w14:paraId="2162DE4A" w14:textId="77777777">
        <w:tc>
          <w:tcPr>
            <w:tcW w:w="0" w:type="auto"/>
          </w:tcPr>
          <w:p w14:paraId="2516AE48" w14:textId="77777777" w:rsidR="00084922" w:rsidRDefault="00AB642C">
            <w:pPr>
              <w:pStyle w:val="Compact"/>
            </w:pPr>
            <w:proofErr w:type="spellStart"/>
            <w:r>
              <w:t>ClinicalTrials</w:t>
            </w:r>
            <w:proofErr w:type="spellEnd"/>
            <w:r>
              <w:t>, December 2017</w:t>
            </w:r>
          </w:p>
        </w:tc>
        <w:tc>
          <w:tcPr>
            <w:tcW w:w="0" w:type="auto"/>
          </w:tcPr>
          <w:p w14:paraId="7228C6E3" w14:textId="77777777" w:rsidR="00084922" w:rsidRDefault="00AB642C">
            <w:pPr>
              <w:pStyle w:val="Compact"/>
            </w:pPr>
            <w:r>
              <w:t>305,833</w:t>
            </w:r>
          </w:p>
        </w:tc>
      </w:tr>
      <w:tr w:rsidR="00084922" w14:paraId="3ED3C3AE" w14:textId="77777777">
        <w:tc>
          <w:tcPr>
            <w:tcW w:w="0" w:type="auto"/>
          </w:tcPr>
          <w:p w14:paraId="68F67F0B" w14:textId="77777777" w:rsidR="00084922" w:rsidRDefault="00AB642C">
            <w:pPr>
              <w:pStyle w:val="Compact"/>
            </w:pPr>
            <w:r>
              <w:t>OTC Monographs, December 2018</w:t>
            </w:r>
          </w:p>
        </w:tc>
        <w:tc>
          <w:tcPr>
            <w:tcW w:w="0" w:type="auto"/>
          </w:tcPr>
          <w:p w14:paraId="5374B1BF" w14:textId="77777777" w:rsidR="00084922" w:rsidRDefault="00AB642C">
            <w:pPr>
              <w:pStyle w:val="Compact"/>
            </w:pPr>
            <w:r>
              <w:t>2,713</w:t>
            </w:r>
          </w:p>
        </w:tc>
      </w:tr>
      <w:tr w:rsidR="00084922" w14:paraId="2CD8C3D7" w14:textId="77777777">
        <w:tc>
          <w:tcPr>
            <w:tcW w:w="0" w:type="auto"/>
          </w:tcPr>
          <w:p w14:paraId="5D06B523" w14:textId="77777777" w:rsidR="00084922" w:rsidRDefault="00AB642C">
            <w:pPr>
              <w:pStyle w:val="Compact"/>
            </w:pPr>
            <w:r>
              <w:t>FDA NADA and ANADAs, December 2018</w:t>
            </w:r>
          </w:p>
        </w:tc>
        <w:tc>
          <w:tcPr>
            <w:tcW w:w="0" w:type="auto"/>
          </w:tcPr>
          <w:p w14:paraId="655FF221" w14:textId="77777777" w:rsidR="00084922" w:rsidRDefault="00AB642C">
            <w:pPr>
              <w:pStyle w:val="Compact"/>
            </w:pPr>
            <w:r>
              <w:t>554</w:t>
            </w:r>
          </w:p>
        </w:tc>
      </w:tr>
      <w:tr w:rsidR="00084922" w14:paraId="3AF0FEA9" w14:textId="77777777">
        <w:tc>
          <w:tcPr>
            <w:tcW w:w="0" w:type="auto"/>
          </w:tcPr>
          <w:p w14:paraId="12DDDF82" w14:textId="77777777" w:rsidR="00084922" w:rsidRDefault="00AB642C">
            <w:pPr>
              <w:pStyle w:val="Compact"/>
            </w:pPr>
            <w:r>
              <w:t>FDA Excipients, December 2018</w:t>
            </w:r>
          </w:p>
        </w:tc>
        <w:tc>
          <w:tcPr>
            <w:tcW w:w="0" w:type="auto"/>
          </w:tcPr>
          <w:p w14:paraId="64D42DE1" w14:textId="77777777" w:rsidR="00084922" w:rsidRDefault="00AB642C">
            <w:pPr>
              <w:pStyle w:val="Compact"/>
            </w:pPr>
            <w:r>
              <w:t>10,212</w:t>
            </w:r>
          </w:p>
        </w:tc>
      </w:tr>
    </w:tbl>
    <w:p w14:paraId="4A665EC7" w14:textId="77777777" w:rsidR="00084922" w:rsidRDefault="00AB642C">
      <w:pPr>
        <w:pStyle w:val="Heading1"/>
      </w:pPr>
      <w:bookmarkStart w:id="611" w:name="algorithms"/>
      <w:bookmarkEnd w:id="611"/>
      <w:r>
        <w:t>Algorithms</w:t>
      </w:r>
    </w:p>
    <w:p w14:paraId="544ED9C6" w14:textId="77777777" w:rsidR="00084922" w:rsidRDefault="00AB642C">
      <w:pPr>
        <w:pStyle w:val="FirstParagraph"/>
      </w:pPr>
      <w:r>
        <w:t>[</w:t>
      </w:r>
      <w:proofErr w:type="spellStart"/>
      <w:r>
        <w:t>algo:stitching</w:t>
      </w:r>
      <w:proofErr w:type="spellEnd"/>
      <w:r>
        <w:t xml:space="preserve">] Let </w:t>
      </w:r>
      <m:oMath>
        <m:r>
          <w:rPr>
            <w:rFonts w:ascii="Cambria Math" w:hAnsi="Cambria Math"/>
          </w:rPr>
          <m:t>W</m:t>
        </m:r>
      </m:oMath>
      <w:r>
        <w:t xml:space="preserve"> denote the set of stitch nodes created in the data ingestion step for a given data source </w:t>
      </w:r>
      <m:oMath>
        <m:r>
          <w:rPr>
            <w:rFonts w:ascii="Cambria Math" w:hAnsi="Cambria Math"/>
          </w:rPr>
          <m:t>D</m:t>
        </m:r>
      </m:oMath>
      <w:r>
        <w:t>.</w:t>
      </w:r>
      <w:r>
        <w:br/>
        <w:t xml:space="preserve">Let </w:t>
      </w:r>
      <m:oMath>
        <m:r>
          <w:rPr>
            <w:rFonts w:ascii="Cambria Math" w:hAnsi="Cambria Math"/>
          </w:rPr>
          <m:t>⟨k,v⟩</m:t>
        </m:r>
      </m:oMath>
      <w:r>
        <w:t xml:space="preserve"> be the tuple of stitch key and value, respectively, defined for a stitch node </w:t>
      </w:r>
      <m:oMath>
        <m:r>
          <w:rPr>
            <w:rFonts w:ascii="Cambria Math" w:hAnsi="Cambria Math"/>
          </w:rPr>
          <m:t>w</m:t>
        </m:r>
      </m:oMath>
      <w:r>
        <w:t>.</w:t>
      </w:r>
      <w:r>
        <w:br/>
      </w:r>
      <m:oMath>
        <m:r>
          <w:rPr>
            <w:rFonts w:ascii="Cambria Math" w:hAnsi="Cambria Math"/>
          </w:rPr>
          <m:t>G=(V,E)</m:t>
        </m:r>
      </m:oMath>
      <w:r>
        <w:t xml:space="preserve"> is the current stitch multigraph.</w:t>
      </w:r>
      <w:r>
        <w:br/>
        <w:t xml:space="preserve">is a function that returns all stitch nodes in </w:t>
      </w:r>
      <m:oMath>
        <m:r>
          <w:rPr>
            <w:rFonts w:ascii="Cambria Math" w:hAnsi="Cambria Math"/>
          </w:rPr>
          <m:t>V</m:t>
        </m:r>
      </m:oMath>
      <w:r>
        <w:t xml:space="preserve"> containing stitch key </w:t>
      </w:r>
      <m:oMath>
        <m:r>
          <w:rPr>
            <w:rFonts w:ascii="Cambria Math" w:hAnsi="Cambria Math"/>
          </w:rPr>
          <m:t>k</m:t>
        </m:r>
      </m:oMath>
      <w:r>
        <w:t xml:space="preserve"> and stitch value </w:t>
      </w:r>
      <m:oMath>
        <m:r>
          <w:rPr>
            <w:rFonts w:ascii="Cambria Math" w:hAnsi="Cambria Math"/>
          </w:rPr>
          <m:t>v</m:t>
        </m:r>
      </m:oMath>
      <w:r>
        <w:t>.</w:t>
      </w:r>
      <w:r>
        <w:br/>
        <w:t>is a union-find algorithm for tracking disjoint sets (i.e., connected components).</w:t>
      </w:r>
      <w:r>
        <w:br/>
      </w:r>
    </w:p>
    <w:p w14:paraId="700566D4" w14:textId="77777777" w:rsidR="00084922" w:rsidRDefault="00AB642C">
      <w:pPr>
        <w:pStyle w:val="BodyText"/>
      </w:pPr>
      <w:r>
        <w:t>[</w:t>
      </w:r>
      <w:proofErr w:type="spellStart"/>
      <w:r>
        <w:t>algo:untangle</w:t>
      </w:r>
      <w:proofErr w:type="spellEnd"/>
      <w:r>
        <w:t xml:space="preserve">] Let </w:t>
      </w:r>
      <m:oMath>
        <m:r>
          <w:rPr>
            <w:rFonts w:ascii="Cambria Math" w:hAnsi="Cambria Math"/>
          </w:rPr>
          <m:t>U</m:t>
        </m:r>
      </m:oMath>
      <w:r>
        <w:t xml:space="preserve"> be the disjoint set data structure for all entities.</w:t>
      </w:r>
      <w:r>
        <w:br/>
        <w:t xml:space="preserve">Let </w:t>
      </w:r>
      <m:oMath>
        <m:r>
          <w:rPr>
            <w:rFonts w:ascii="Cambria Math" w:hAnsi="Cambria Math"/>
          </w:rPr>
          <m:t>S</m:t>
        </m:r>
      </m:oMath>
      <w:r>
        <w:t xml:space="preserve"> denote the set of unlabeled entities (i.e., singletons).</w:t>
      </w:r>
      <w:r>
        <w:br/>
      </w:r>
      <m:oMath>
        <m:r>
          <w:rPr>
            <w:rFonts w:ascii="Cambria Math" w:hAnsi="Cambria Math"/>
          </w:rPr>
          <m:t>C=(V,E)</m:t>
        </m:r>
      </m:oMath>
      <w:r>
        <w:t xml:space="preserve"> is the connected component.</w:t>
      </w:r>
      <w:r>
        <w:br/>
        <w:t xml:space="preserve">is a function that performs transitive closure on stitch nodes in </w:t>
      </w:r>
      <m:oMath>
        <m:r>
          <w:rPr>
            <w:rFonts w:ascii="Cambria Math" w:hAnsi="Cambria Math"/>
          </w:rPr>
          <m:t>C</m:t>
        </m:r>
      </m:oMath>
      <w:r>
        <w:t xml:space="preserve"> which are connected by a relation </w:t>
      </w:r>
      <m:oMath>
        <m:r>
          <w:rPr>
            <w:rFonts w:ascii="Cambria Math" w:hAnsi="Cambria Math"/>
          </w:rPr>
          <m:t>r∈E</m:t>
        </m:r>
      </m:oMath>
      <w:r>
        <w:t xml:space="preserve">. The results are accumulated in </w:t>
      </w:r>
      <m:oMath>
        <m:r>
          <w:rPr>
            <w:rFonts w:ascii="Cambria Math" w:hAnsi="Cambria Math"/>
          </w:rPr>
          <m:t>U</m:t>
        </m:r>
      </m:oMath>
      <w:r>
        <w:t>.</w:t>
      </w:r>
      <w:r>
        <w:br/>
        <w:t xml:space="preserve">is a function that takes a set of stitch keys </w:t>
      </w:r>
      <m:oMath>
        <m:r>
          <w:rPr>
            <w:rFonts w:ascii="Cambria Math" w:hAnsi="Cambria Math"/>
          </w:rPr>
          <m:t>K</m:t>
        </m:r>
      </m:oMath>
      <w:r>
        <w:t>, finds overlapping cliques that span two or more stitch keys, and performs transitive closure on the entities.</w:t>
      </w:r>
      <w:r>
        <w:br/>
        <w:t xml:space="preserve">is a function that also takes in a set of stitch keys </w:t>
      </w:r>
      <m:oMath>
        <m:r>
          <w:rPr>
            <w:rFonts w:ascii="Cambria Math" w:hAnsi="Cambria Math"/>
          </w:rPr>
          <m:t>K</m:t>
        </m:r>
      </m:oMath>
      <w:r>
        <w:t xml:space="preserve">, a set of singleton stitch node </w:t>
      </w:r>
      <m:oMath>
        <m:r>
          <w:rPr>
            <w:rFonts w:ascii="Cambria Math" w:hAnsi="Cambria Math"/>
          </w:rPr>
          <m:t>S</m:t>
        </m:r>
      </m:oMath>
      <w:r>
        <w:t xml:space="preserve">, and find </w:t>
      </w:r>
      <w:r>
        <w:lastRenderedPageBreak/>
        <w:t>the best mapping to an already labeled stitch node.</w:t>
      </w:r>
      <w:r>
        <w:br/>
      </w:r>
    </w:p>
    <w:sectPr w:rsidR="0008492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6" w:author="Ivan Grishagin" w:date="2020-07-15T01:56:00Z" w:initials="IG">
    <w:p w14:paraId="749E9ABB" w14:textId="3250F2C3" w:rsidR="004C7A20" w:rsidRDefault="004C7A20">
      <w:pPr>
        <w:pStyle w:val="CommentText"/>
      </w:pPr>
      <w:r>
        <w:rPr>
          <w:rStyle w:val="CommentReference"/>
        </w:rPr>
        <w:annotationRef/>
      </w:r>
      <w:r>
        <w:t>Put into a footnote?</w:t>
      </w:r>
    </w:p>
  </w:comment>
  <w:comment w:id="147" w:author="Ivan Grishagin" w:date="2020-07-15T11:09:00Z" w:initials="IG">
    <w:p w14:paraId="56EFFE78" w14:textId="05514FF8" w:rsidR="004C7A20" w:rsidRDefault="004C7A20">
      <w:pPr>
        <w:pStyle w:val="CommentText"/>
      </w:pPr>
      <w:r>
        <w:rPr>
          <w:rStyle w:val="CommentReference"/>
        </w:rPr>
        <w:annotationRef/>
      </w:r>
      <w:r>
        <w:t>Moved for consistency.</w:t>
      </w:r>
    </w:p>
  </w:comment>
  <w:comment w:id="164" w:author="Ivan Grishagin" w:date="2020-07-15T11:36:00Z" w:initials="IG">
    <w:p w14:paraId="56E30753" w14:textId="777CDD0F" w:rsidR="004C7A20" w:rsidRDefault="004C7A20">
      <w:pPr>
        <w:pStyle w:val="CommentText"/>
      </w:pPr>
      <w:r>
        <w:rPr>
          <w:rStyle w:val="CommentReference"/>
        </w:rPr>
        <w:annotationRef/>
      </w:r>
      <w:r>
        <w:t>Added for clarity, please check if correct.</w:t>
      </w:r>
    </w:p>
  </w:comment>
  <w:comment w:id="511" w:author="Ivan Grishagin" w:date="2020-07-16T02:05:00Z" w:initials="IG">
    <w:p w14:paraId="160CE912" w14:textId="6F5DCE91" w:rsidR="00B029B5" w:rsidRDefault="00B029B5">
      <w:pPr>
        <w:pStyle w:val="CommentText"/>
      </w:pPr>
      <w:r>
        <w:rPr>
          <w:rStyle w:val="CommentReference"/>
        </w:rPr>
        <w:annotationRef/>
      </w:r>
      <w:r>
        <w:t>Deleted the following paragraph due to redundancy.</w:t>
      </w:r>
    </w:p>
  </w:comment>
  <w:comment w:id="526" w:author="Ivan Grishagin" w:date="2020-07-16T02:05:00Z" w:initials="IG">
    <w:p w14:paraId="528B7E6D" w14:textId="4C7DED7E" w:rsidR="00B029B5" w:rsidRDefault="00B029B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9E9ABB" w15:done="0"/>
  <w15:commentEx w15:paraId="56EFFE78" w15:done="0"/>
  <w15:commentEx w15:paraId="56E30753" w15:done="0"/>
  <w15:commentEx w15:paraId="160CE912" w15:done="0"/>
  <w15:commentEx w15:paraId="528B7E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E0DD" w16cex:dateUtc="2020-07-15T05:56:00Z"/>
  <w16cex:commentExtensible w16cex:durableId="22B9625A" w16cex:dateUtc="2020-07-15T15:09:00Z"/>
  <w16cex:commentExtensible w16cex:durableId="22B968BE" w16cex:dateUtc="2020-07-15T15:36:00Z"/>
  <w16cex:commentExtensible w16cex:durableId="22BA3483" w16cex:dateUtc="2020-07-16T06:05:00Z"/>
  <w16cex:commentExtensible w16cex:durableId="22BA347B" w16cex:dateUtc="2020-07-16T0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9E9ABB" w16cid:durableId="22B8E0DD"/>
  <w16cid:commentId w16cid:paraId="56EFFE78" w16cid:durableId="22B9625A"/>
  <w16cid:commentId w16cid:paraId="56E30753" w16cid:durableId="22B968BE"/>
  <w16cid:commentId w16cid:paraId="160CE912" w16cid:durableId="22BA3483"/>
  <w16cid:commentId w16cid:paraId="528B7E6D" w16cid:durableId="22BA34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837C3" w14:textId="77777777" w:rsidR="00F32957" w:rsidRDefault="00F32957">
      <w:pPr>
        <w:spacing w:after="0"/>
      </w:pPr>
      <w:r>
        <w:separator/>
      </w:r>
    </w:p>
  </w:endnote>
  <w:endnote w:type="continuationSeparator" w:id="0">
    <w:p w14:paraId="67DB65C9" w14:textId="77777777" w:rsidR="00F32957" w:rsidRDefault="00F329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14313" w14:textId="77777777" w:rsidR="00F32957" w:rsidRDefault="00F32957">
      <w:r>
        <w:separator/>
      </w:r>
    </w:p>
  </w:footnote>
  <w:footnote w:type="continuationSeparator" w:id="0">
    <w:p w14:paraId="3A9EE5A0" w14:textId="77777777" w:rsidR="00F32957" w:rsidRDefault="00F329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62354C"/>
    <w:multiLevelType w:val="multilevel"/>
    <w:tmpl w:val="C53AD2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AE2BF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23B435C"/>
    <w:multiLevelType w:val="multilevel"/>
    <w:tmpl w:val="5D0C06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D3343A7"/>
    <w:multiLevelType w:val="hybridMultilevel"/>
    <w:tmpl w:val="26F6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van Grishagin">
    <w15:presenceInfo w15:providerId="AD" w15:userId="S::ivan.grishagin@ranchobiosciences.com::0d616f93-5560-4378-aa7e-c0d35f019a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4922"/>
    <w:rsid w:val="00093277"/>
    <w:rsid w:val="000A7073"/>
    <w:rsid w:val="00142A38"/>
    <w:rsid w:val="0015726B"/>
    <w:rsid w:val="00157A34"/>
    <w:rsid w:val="00202DFD"/>
    <w:rsid w:val="002059D1"/>
    <w:rsid w:val="00281965"/>
    <w:rsid w:val="00294632"/>
    <w:rsid w:val="002B40CE"/>
    <w:rsid w:val="00300331"/>
    <w:rsid w:val="00384202"/>
    <w:rsid w:val="003904EB"/>
    <w:rsid w:val="003A7C7A"/>
    <w:rsid w:val="00443BE7"/>
    <w:rsid w:val="004578D8"/>
    <w:rsid w:val="004C7A20"/>
    <w:rsid w:val="004E29B3"/>
    <w:rsid w:val="00586547"/>
    <w:rsid w:val="00590D07"/>
    <w:rsid w:val="005936D6"/>
    <w:rsid w:val="006C15FE"/>
    <w:rsid w:val="006D0E12"/>
    <w:rsid w:val="00784D58"/>
    <w:rsid w:val="0084240C"/>
    <w:rsid w:val="00843AE8"/>
    <w:rsid w:val="00865A74"/>
    <w:rsid w:val="00893765"/>
    <w:rsid w:val="008D6863"/>
    <w:rsid w:val="008E447A"/>
    <w:rsid w:val="009938AB"/>
    <w:rsid w:val="009B2F76"/>
    <w:rsid w:val="009E5DF7"/>
    <w:rsid w:val="00A01ACB"/>
    <w:rsid w:val="00A442C8"/>
    <w:rsid w:val="00AA6389"/>
    <w:rsid w:val="00AB642C"/>
    <w:rsid w:val="00B029B5"/>
    <w:rsid w:val="00B86B75"/>
    <w:rsid w:val="00BC48D5"/>
    <w:rsid w:val="00C1212B"/>
    <w:rsid w:val="00C36279"/>
    <w:rsid w:val="00C65AA8"/>
    <w:rsid w:val="00C6678C"/>
    <w:rsid w:val="00C669C9"/>
    <w:rsid w:val="00D96BE7"/>
    <w:rsid w:val="00E146A0"/>
    <w:rsid w:val="00E315A3"/>
    <w:rsid w:val="00E457A1"/>
    <w:rsid w:val="00EC586D"/>
    <w:rsid w:val="00F30377"/>
    <w:rsid w:val="00F32957"/>
    <w:rsid w:val="00F41E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288DF"/>
  <w15:docId w15:val="{6370EE74-9E5F-4650-A446-53124786D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B642C"/>
    <w:rPr>
      <w:sz w:val="16"/>
      <w:szCs w:val="16"/>
    </w:rPr>
  </w:style>
  <w:style w:type="paragraph" w:styleId="CommentText">
    <w:name w:val="annotation text"/>
    <w:basedOn w:val="Normal"/>
    <w:link w:val="CommentTextChar"/>
    <w:semiHidden/>
    <w:unhideWhenUsed/>
    <w:rsid w:val="00AB642C"/>
    <w:rPr>
      <w:sz w:val="20"/>
      <w:szCs w:val="20"/>
    </w:rPr>
  </w:style>
  <w:style w:type="character" w:customStyle="1" w:styleId="CommentTextChar">
    <w:name w:val="Comment Text Char"/>
    <w:basedOn w:val="DefaultParagraphFont"/>
    <w:link w:val="CommentText"/>
    <w:semiHidden/>
    <w:rsid w:val="00AB642C"/>
    <w:rPr>
      <w:sz w:val="20"/>
      <w:szCs w:val="20"/>
    </w:rPr>
  </w:style>
  <w:style w:type="paragraph" w:styleId="CommentSubject">
    <w:name w:val="annotation subject"/>
    <w:basedOn w:val="CommentText"/>
    <w:next w:val="CommentText"/>
    <w:link w:val="CommentSubjectChar"/>
    <w:semiHidden/>
    <w:unhideWhenUsed/>
    <w:rsid w:val="00AB642C"/>
    <w:rPr>
      <w:b/>
      <w:bCs/>
    </w:rPr>
  </w:style>
  <w:style w:type="character" w:customStyle="1" w:styleId="CommentSubjectChar">
    <w:name w:val="Comment Subject Char"/>
    <w:basedOn w:val="CommentTextChar"/>
    <w:link w:val="CommentSubject"/>
    <w:semiHidden/>
    <w:rsid w:val="00AB642C"/>
    <w:rPr>
      <w:b/>
      <w:bCs/>
      <w:sz w:val="20"/>
      <w:szCs w:val="20"/>
    </w:rPr>
  </w:style>
  <w:style w:type="paragraph" w:styleId="BalloonText">
    <w:name w:val="Balloon Text"/>
    <w:basedOn w:val="Normal"/>
    <w:link w:val="BalloonTextChar"/>
    <w:semiHidden/>
    <w:unhideWhenUsed/>
    <w:rsid w:val="00AB64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64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ugs.ncats.io"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1898</TotalTime>
  <Pages>17</Pages>
  <Words>4880</Words>
  <Characters>27821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Stitcher: An entity resolution framework for comprehensive data integration of approved drugs</vt:lpstr>
    </vt:vector>
  </TitlesOfParts>
  <Company/>
  <LinksUpToDate>false</LinksUpToDate>
  <CharactersWithSpaces>32636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Stitcher: An entity resolution framework for comprehensive data integration of approved drugs</dc:title>
  <dc:creator>; ; ; ; ; ; </dc:creator>
  <cp:lastModifiedBy>Ivan Grishagin</cp:lastModifiedBy>
  <cp:revision>17</cp:revision>
  <dcterms:created xsi:type="dcterms:W3CDTF">2020-07-14T22:28:00Z</dcterms:created>
  <dcterms:modified xsi:type="dcterms:W3CDTF">2020-07-16T06:17:00Z</dcterms:modified>
</cp:coreProperties>
</file>